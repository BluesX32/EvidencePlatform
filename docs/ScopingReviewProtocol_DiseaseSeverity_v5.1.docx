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F294" w14:textId="750D5356" w:rsidR="003B01B8" w:rsidRPr="0095547A" w:rsidRDefault="00007FDE" w:rsidP="00637D3F">
      <w:pPr>
        <w:pStyle w:val="paragraph"/>
        <w:spacing w:before="0" w:beforeAutospacing="0" w:after="240" w:afterAutospacing="0" w:line="360" w:lineRule="auto"/>
        <w:textAlignment w:val="baseline"/>
        <w:rPr>
          <w:rStyle w:val="normaltextrun"/>
          <w:sz w:val="13"/>
          <w:szCs w:val="13"/>
        </w:rPr>
      </w:pPr>
      <w:r w:rsidRPr="0095547A">
        <w:rPr>
          <w:rStyle w:val="normaltextrun"/>
          <w:rFonts w:eastAsiaTheme="majorEastAsia"/>
          <w:sz w:val="44"/>
          <w:szCs w:val="44"/>
        </w:rPr>
        <w:t>Definitions</w:t>
      </w:r>
      <w:r w:rsidR="00FD49A1" w:rsidRPr="0095547A">
        <w:rPr>
          <w:rStyle w:val="normaltextrun"/>
          <w:rFonts w:eastAsiaTheme="majorEastAsia"/>
          <w:sz w:val="44"/>
          <w:szCs w:val="44"/>
        </w:rPr>
        <w:t xml:space="preserve"> and</w:t>
      </w:r>
      <w:r w:rsidRPr="0095547A">
        <w:rPr>
          <w:rStyle w:val="normaltextrun"/>
          <w:rFonts w:eastAsiaTheme="majorEastAsia"/>
          <w:sz w:val="44"/>
          <w:szCs w:val="44"/>
        </w:rPr>
        <w:t xml:space="preserve"> conceptual framework of disease severity: a scoping review protocol</w:t>
      </w:r>
      <w:r w:rsidRPr="0095547A">
        <w:rPr>
          <w:rStyle w:val="eop"/>
          <w:rFonts w:eastAsiaTheme="majorEastAsia"/>
          <w:sz w:val="44"/>
          <w:szCs w:val="44"/>
        </w:rPr>
        <w:t> </w:t>
      </w:r>
    </w:p>
    <w:p w14:paraId="4DC60F3A" w14:textId="20B2D819" w:rsidR="003B01B8" w:rsidRPr="00010D01" w:rsidRDefault="003B01B8" w:rsidP="00637D3F">
      <w:pPr>
        <w:pStyle w:val="paragraph"/>
        <w:spacing w:before="0" w:beforeAutospacing="0" w:after="240" w:afterAutospacing="0" w:line="360" w:lineRule="auto"/>
        <w:jc w:val="center"/>
        <w:textAlignment w:val="baseline"/>
        <w:rPr>
          <w:rStyle w:val="normaltextrun"/>
          <w:rFonts w:eastAsiaTheme="majorEastAsia"/>
          <w:sz w:val="28"/>
          <w:szCs w:val="28"/>
          <w:vertAlign w:val="superscript"/>
        </w:rPr>
      </w:pPr>
      <w:r w:rsidRPr="00010D01">
        <w:rPr>
          <w:rStyle w:val="normaltextrun"/>
          <w:rFonts w:eastAsiaTheme="majorEastAsia"/>
          <w:sz w:val="28"/>
          <w:szCs w:val="28"/>
        </w:rPr>
        <w:t>Christelle Xiong, BS</w:t>
      </w:r>
      <w:r w:rsidRPr="00010D01">
        <w:rPr>
          <w:rStyle w:val="normaltextrun"/>
          <w:rFonts w:eastAsiaTheme="majorEastAsia"/>
          <w:sz w:val="28"/>
          <w:szCs w:val="28"/>
          <w:vertAlign w:val="superscript"/>
        </w:rPr>
        <w:t>1</w:t>
      </w:r>
      <w:r w:rsidRPr="00010D01">
        <w:rPr>
          <w:rStyle w:val="normaltextrun"/>
          <w:rFonts w:eastAsiaTheme="majorEastAsia"/>
          <w:sz w:val="28"/>
          <w:szCs w:val="28"/>
        </w:rPr>
        <w:t>, Harold P. Lehmann, MD, PhD</w:t>
      </w:r>
      <w:r w:rsidRPr="00010D01">
        <w:rPr>
          <w:rStyle w:val="normaltextrun"/>
          <w:rFonts w:eastAsiaTheme="majorEastAsia"/>
          <w:sz w:val="28"/>
          <w:szCs w:val="28"/>
          <w:vertAlign w:val="superscript"/>
        </w:rPr>
        <w:t>1</w:t>
      </w:r>
    </w:p>
    <w:p w14:paraId="63491C5D" w14:textId="4FC37CB9" w:rsidR="003B01B8" w:rsidRPr="00010D01" w:rsidRDefault="003B01B8" w:rsidP="00637D3F">
      <w:pPr>
        <w:pStyle w:val="paragraph"/>
        <w:numPr>
          <w:ilvl w:val="0"/>
          <w:numId w:val="22"/>
        </w:numPr>
        <w:spacing w:before="0" w:beforeAutospacing="0" w:after="240" w:afterAutospacing="0" w:line="360" w:lineRule="auto"/>
        <w:jc w:val="center"/>
        <w:textAlignment w:val="baseline"/>
        <w:rPr>
          <w:rStyle w:val="normaltextrun"/>
          <w:rFonts w:eastAsiaTheme="majorEastAsia"/>
        </w:rPr>
      </w:pPr>
      <w:r w:rsidRPr="00010D01">
        <w:rPr>
          <w:rStyle w:val="normaltextrun"/>
          <w:rFonts w:eastAsiaTheme="majorEastAsia"/>
        </w:rPr>
        <w:t>Division of Biomedical Informatics and Data Science, Johns Hopkins School of Medicine, Baltimore, MD, USA</w:t>
      </w:r>
    </w:p>
    <w:p w14:paraId="24D4F440"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Abstract</w:t>
      </w:r>
      <w:r w:rsidRPr="0095547A">
        <w:rPr>
          <w:rStyle w:val="eop"/>
          <w:rFonts w:eastAsiaTheme="majorEastAsia"/>
          <w:color w:val="0F4761"/>
          <w:sz w:val="40"/>
          <w:szCs w:val="40"/>
        </w:rPr>
        <w:t> </w:t>
      </w:r>
    </w:p>
    <w:p w14:paraId="18AAFF4A" w14:textId="5F289068"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b/>
          <w:color w:val="000000"/>
          <w:sz w:val="22"/>
          <w:szCs w:val="22"/>
        </w:rPr>
        <w:t>Objective:</w:t>
      </w:r>
      <w:r w:rsidRPr="0095547A">
        <w:rPr>
          <w:rStyle w:val="normaltextrun"/>
          <w:rFonts w:eastAsiaTheme="majorEastAsia"/>
          <w:color w:val="000000"/>
          <w:sz w:val="22"/>
          <w:szCs w:val="22"/>
        </w:rPr>
        <w:t> </w:t>
      </w:r>
      <w:r w:rsidR="003B01B8" w:rsidRPr="0095547A">
        <w:rPr>
          <w:rStyle w:val="eop"/>
          <w:rFonts w:eastAsiaTheme="majorEastAsia"/>
          <w:color w:val="000000"/>
          <w:sz w:val="22"/>
          <w:szCs w:val="22"/>
        </w:rPr>
        <w:t xml:space="preserve">To </w:t>
      </w:r>
      <w:r w:rsidR="00DF62B4" w:rsidRPr="0095547A">
        <w:rPr>
          <w:rStyle w:val="eop"/>
          <w:rFonts w:eastAsiaTheme="majorEastAsia"/>
          <w:color w:val="000000"/>
          <w:sz w:val="22"/>
          <w:szCs w:val="22"/>
        </w:rPr>
        <w:t>align</w:t>
      </w:r>
      <w:r w:rsidR="003B01B8" w:rsidRPr="0095547A">
        <w:rPr>
          <w:rStyle w:val="eop"/>
          <w:rFonts w:eastAsiaTheme="majorEastAsia"/>
          <w:color w:val="000000"/>
          <w:sz w:val="22"/>
          <w:szCs w:val="22"/>
        </w:rPr>
        <w:t xml:space="preserve"> and synthesize existing literature on the definitions and conceptual frameworks of disease severity across clinical domains and to develop a unified </w:t>
      </w:r>
      <w:r w:rsidR="00F10E99" w:rsidRPr="0095547A">
        <w:rPr>
          <w:rStyle w:val="eop"/>
          <w:rFonts w:eastAsiaTheme="majorEastAsia"/>
          <w:color w:val="000000"/>
          <w:sz w:val="22"/>
          <w:szCs w:val="22"/>
        </w:rPr>
        <w:t xml:space="preserve">ontology-based </w:t>
      </w:r>
      <w:r w:rsidR="003B01B8" w:rsidRPr="0095547A">
        <w:rPr>
          <w:rStyle w:val="eop"/>
          <w:rFonts w:eastAsiaTheme="majorEastAsia"/>
          <w:color w:val="000000"/>
          <w:sz w:val="22"/>
          <w:szCs w:val="22"/>
        </w:rPr>
        <w:t>framework integrating objective, subjective, and societal dimensions.</w:t>
      </w:r>
    </w:p>
    <w:p w14:paraId="73106AA9" w14:textId="1373B7B6"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b/>
          <w:color w:val="000000"/>
          <w:sz w:val="22"/>
          <w:szCs w:val="22"/>
        </w:rPr>
        <w:t>Introduction:</w:t>
      </w:r>
      <w:r w:rsidRPr="0095547A">
        <w:rPr>
          <w:rStyle w:val="eop"/>
          <w:rFonts w:eastAsiaTheme="majorEastAsia"/>
          <w:color w:val="000000"/>
          <w:sz w:val="22"/>
          <w:szCs w:val="22"/>
        </w:rPr>
        <w:t> </w:t>
      </w:r>
      <w:r w:rsidR="00BD552B" w:rsidRPr="0095547A">
        <w:rPr>
          <w:rStyle w:val="eop"/>
          <w:rFonts w:eastAsiaTheme="majorEastAsia"/>
          <w:color w:val="000000"/>
          <w:sz w:val="22"/>
          <w:szCs w:val="22"/>
        </w:rPr>
        <w:t>Disease severity is a foundational yet inconsistently defined concept in medicine in general, and informatics, in particular. Variations in its conceptualization across specialties limit comparability, hinder framework generalization, and limit the applicability of computer-based decision support and AI. This review seeks to clarify existing theoretical perspectives and to identify opportunities for integration.</w:t>
      </w:r>
    </w:p>
    <w:p w14:paraId="57D8B8C0" w14:textId="4A04E0DC"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b/>
          <w:color w:val="000000"/>
          <w:sz w:val="22"/>
          <w:szCs w:val="22"/>
        </w:rPr>
        <w:t>Inclusion criteria:</w:t>
      </w:r>
      <w:r w:rsidRPr="0095547A">
        <w:rPr>
          <w:rStyle w:val="eop"/>
          <w:rFonts w:eastAsiaTheme="majorEastAsia"/>
          <w:color w:val="000000"/>
          <w:sz w:val="22"/>
          <w:szCs w:val="22"/>
        </w:rPr>
        <w:t> </w:t>
      </w:r>
      <w:r w:rsidR="00FC170C" w:rsidRPr="0095547A">
        <w:rPr>
          <w:rStyle w:val="eop"/>
          <w:rFonts w:eastAsiaTheme="majorEastAsia"/>
          <w:color w:val="000000"/>
          <w:sz w:val="22"/>
          <w:szCs w:val="22"/>
        </w:rPr>
        <w:t xml:space="preserve">Peer-reviewed journal articles in English addressing human diseases that (a) define disease severity and related concepts, (b) propose or use conceptual frameworks of severity, or (c) describe severity indicators with stated construct rationale or interpretation. </w:t>
      </w:r>
      <w:del w:id="0" w:author="Harold Lehmann" w:date="2026-03-16T12:40:00Z" w16du:dateUtc="2026-03-16T16:40:00Z">
        <w:r w:rsidR="00FC170C" w:rsidRPr="0095547A">
          <w:rPr>
            <w:rStyle w:val="eop"/>
            <w:rFonts w:eastAsiaTheme="majorEastAsia"/>
            <w:color w:val="000000"/>
            <w:sz w:val="22"/>
            <w:szCs w:val="22"/>
          </w:rPr>
          <w:delText>Editorials/commentaries are excluded unless they substantively propose a definition or framework.</w:delText>
        </w:r>
      </w:del>
    </w:p>
    <w:p w14:paraId="6AE46D81" w14:textId="4BCE1E69" w:rsidR="003B01B8"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b/>
          <w:color w:val="000000"/>
          <w:sz w:val="22"/>
          <w:szCs w:val="22"/>
        </w:rPr>
        <w:t>Methods:</w:t>
      </w:r>
      <w:r w:rsidRPr="0095547A">
        <w:rPr>
          <w:rStyle w:val="normaltextrun"/>
          <w:rFonts w:eastAsiaTheme="majorEastAsia"/>
          <w:color w:val="000000"/>
          <w:sz w:val="22"/>
          <w:szCs w:val="22"/>
        </w:rPr>
        <w:t> </w:t>
      </w:r>
      <w:r w:rsidR="003B01B8" w:rsidRPr="0095547A">
        <w:rPr>
          <w:rStyle w:val="eop"/>
          <w:rFonts w:eastAsiaTheme="majorEastAsia"/>
          <w:color w:val="000000"/>
          <w:sz w:val="22"/>
          <w:szCs w:val="22"/>
        </w:rPr>
        <w:t>A scoping review will be conducted following the JBI methodology and reported according to PRISMA-ScR guidelines. Searches will be performed in MEDLINE, Embase, Scopus, PsycINFO,</w:t>
      </w:r>
      <w:r w:rsidR="00BD552B" w:rsidRPr="0095547A">
        <w:rPr>
          <w:rStyle w:val="eop"/>
          <w:rFonts w:eastAsiaTheme="majorEastAsia"/>
          <w:color w:val="000000"/>
          <w:sz w:val="22"/>
          <w:szCs w:val="22"/>
        </w:rPr>
        <w:t xml:space="preserve"> </w:t>
      </w:r>
      <w:r w:rsidR="003B01B8" w:rsidRPr="0095547A">
        <w:rPr>
          <w:rStyle w:val="eop"/>
          <w:rFonts w:eastAsiaTheme="majorEastAsia"/>
          <w:color w:val="000000"/>
          <w:sz w:val="22"/>
          <w:szCs w:val="22"/>
        </w:rPr>
        <w:t>CINAHL</w:t>
      </w:r>
      <w:r w:rsidR="00BD552B" w:rsidRPr="0095547A">
        <w:rPr>
          <w:rStyle w:val="eop"/>
          <w:rFonts w:eastAsiaTheme="majorEastAsia"/>
          <w:color w:val="000000"/>
          <w:sz w:val="22"/>
          <w:szCs w:val="22"/>
        </w:rPr>
        <w:t>, and PhilPapers</w:t>
      </w:r>
      <w:r w:rsidR="003B01B8" w:rsidRPr="0095547A">
        <w:rPr>
          <w:rStyle w:val="eop"/>
          <w:rFonts w:eastAsiaTheme="majorEastAsia"/>
          <w:color w:val="000000"/>
          <w:sz w:val="22"/>
          <w:szCs w:val="22"/>
        </w:rPr>
        <w:t xml:space="preserve">. Screening and term extraction will be performed by a human reviewer and </w:t>
      </w:r>
      <w:r w:rsidR="00FC170C" w:rsidRPr="0095547A">
        <w:rPr>
          <w:rStyle w:val="eop"/>
          <w:rFonts w:eastAsiaTheme="majorEastAsia"/>
          <w:color w:val="000000"/>
          <w:sz w:val="22"/>
          <w:szCs w:val="22"/>
        </w:rPr>
        <w:t xml:space="preserve">a </w:t>
      </w:r>
      <w:r w:rsidR="003B01B8" w:rsidRPr="0095547A">
        <w:rPr>
          <w:rStyle w:val="eop"/>
          <w:rFonts w:eastAsiaTheme="majorEastAsia"/>
          <w:color w:val="000000"/>
          <w:sz w:val="22"/>
          <w:szCs w:val="22"/>
        </w:rPr>
        <w:t xml:space="preserve">large language model (LLM) agent, </w:t>
      </w:r>
      <w:r w:rsidR="00373B9B" w:rsidRPr="0095547A">
        <w:rPr>
          <w:rStyle w:val="eop"/>
          <w:rFonts w:eastAsiaTheme="majorEastAsia"/>
          <w:color w:val="000000"/>
          <w:sz w:val="22"/>
          <w:szCs w:val="22"/>
        </w:rPr>
        <w:t>with discrepancies adjudicated by a senior reviewer</w:t>
      </w:r>
      <w:r w:rsidR="003B01B8" w:rsidRPr="0095547A">
        <w:rPr>
          <w:rStyle w:val="eop"/>
          <w:rFonts w:eastAsiaTheme="majorEastAsia"/>
          <w:color w:val="000000"/>
          <w:sz w:val="22"/>
          <w:szCs w:val="22"/>
        </w:rPr>
        <w:t>.</w:t>
      </w:r>
      <w:r w:rsidR="00CA7321" w:rsidRPr="0095547A">
        <w:rPr>
          <w:rStyle w:val="eop"/>
          <w:rFonts w:eastAsiaTheme="majorEastAsia"/>
          <w:color w:val="000000"/>
          <w:sz w:val="22"/>
          <w:szCs w:val="22"/>
        </w:rPr>
        <w:t xml:space="preserve"> Extraction will capture (1) severity terms</w:t>
      </w:r>
      <w:r w:rsidR="00BC59E4" w:rsidRPr="0095547A">
        <w:rPr>
          <w:rStyle w:val="eop"/>
          <w:rFonts w:eastAsiaTheme="majorEastAsia"/>
          <w:color w:val="000000"/>
          <w:sz w:val="22"/>
          <w:szCs w:val="22"/>
        </w:rPr>
        <w:t xml:space="preserve"> (how bad it is)</w:t>
      </w:r>
      <w:r w:rsidR="00CA7321" w:rsidRPr="0095547A">
        <w:rPr>
          <w:rStyle w:val="eop"/>
          <w:rFonts w:eastAsiaTheme="majorEastAsia"/>
          <w:color w:val="000000"/>
          <w:sz w:val="22"/>
          <w:szCs w:val="22"/>
        </w:rPr>
        <w:t xml:space="preserve">, (2) locus terms (where severity is said to reside), and (3) relation terms linking </w:t>
      </w:r>
      <w:r w:rsidR="00BC59E4" w:rsidRPr="0095547A">
        <w:rPr>
          <w:rStyle w:val="eop"/>
          <w:rFonts w:eastAsiaTheme="majorEastAsia"/>
          <w:color w:val="000000"/>
          <w:sz w:val="22"/>
          <w:szCs w:val="22"/>
        </w:rPr>
        <w:t>severity</w:t>
      </w:r>
      <w:r w:rsidR="00CA7321" w:rsidRPr="0095547A">
        <w:rPr>
          <w:rStyle w:val="eop"/>
          <w:rFonts w:eastAsiaTheme="majorEastAsia"/>
          <w:color w:val="000000"/>
          <w:sz w:val="22"/>
          <w:szCs w:val="22"/>
        </w:rPr>
        <w:t xml:space="preserve"> to loci, plus framework and use cases metadata.</w:t>
      </w:r>
    </w:p>
    <w:p w14:paraId="3F34D5EA" w14:textId="58D56117" w:rsidR="00B43EB8" w:rsidRPr="0095547A" w:rsidRDefault="00007FDE" w:rsidP="00637D3F">
      <w:pPr>
        <w:pStyle w:val="paragraph"/>
        <w:spacing w:before="0" w:beforeAutospacing="0" w:after="240" w:afterAutospacing="0" w:line="360" w:lineRule="auto"/>
        <w:textAlignment w:val="baseline"/>
        <w:rPr>
          <w:rStyle w:val="normaltextrun"/>
          <w:sz w:val="18"/>
          <w:szCs w:val="18"/>
        </w:rPr>
      </w:pPr>
      <w:r w:rsidRPr="0095547A">
        <w:rPr>
          <w:rStyle w:val="normaltextrun"/>
          <w:rFonts w:eastAsiaTheme="majorEastAsia"/>
          <w:b/>
          <w:color w:val="000000"/>
          <w:sz w:val="22"/>
          <w:szCs w:val="22"/>
        </w:rPr>
        <w:t>Keywords:</w:t>
      </w:r>
      <w:r w:rsidRPr="0095547A">
        <w:rPr>
          <w:rStyle w:val="eop"/>
          <w:rFonts w:eastAsiaTheme="majorEastAsia"/>
          <w:color w:val="000000"/>
          <w:sz w:val="22"/>
          <w:szCs w:val="22"/>
        </w:rPr>
        <w:t> </w:t>
      </w:r>
      <w:r w:rsidR="003B01B8" w:rsidRPr="0095547A">
        <w:rPr>
          <w:rStyle w:val="eop"/>
          <w:rFonts w:eastAsiaTheme="majorEastAsia"/>
          <w:color w:val="000000"/>
          <w:sz w:val="22"/>
          <w:szCs w:val="22"/>
        </w:rPr>
        <w:t xml:space="preserve">Disease severity; conceptual framework; scoping review; </w:t>
      </w:r>
      <w:r w:rsidR="00B43EB8" w:rsidRPr="0095547A">
        <w:rPr>
          <w:rStyle w:val="eop"/>
          <w:rFonts w:eastAsiaTheme="majorEastAsia"/>
          <w:color w:val="000000"/>
          <w:sz w:val="22"/>
          <w:szCs w:val="22"/>
        </w:rPr>
        <w:t>ontology</w:t>
      </w:r>
      <w:r w:rsidR="003B01B8" w:rsidRPr="0095547A">
        <w:rPr>
          <w:rStyle w:val="eop"/>
          <w:rFonts w:eastAsiaTheme="majorEastAsia"/>
          <w:color w:val="000000"/>
          <w:sz w:val="22"/>
          <w:szCs w:val="22"/>
        </w:rPr>
        <w:t>; informatics.</w:t>
      </w:r>
      <w:r w:rsidR="00B43EB8" w:rsidRPr="0095547A">
        <w:rPr>
          <w:rStyle w:val="normaltextrun"/>
          <w:rFonts w:eastAsiaTheme="majorEastAsia"/>
          <w:color w:val="0F4761"/>
          <w:sz w:val="40"/>
          <w:szCs w:val="40"/>
        </w:rPr>
        <w:br w:type="page"/>
      </w:r>
    </w:p>
    <w:p w14:paraId="7C9FFAF2" w14:textId="43C38792"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lastRenderedPageBreak/>
        <w:t>Introduction</w:t>
      </w:r>
      <w:r w:rsidRPr="0095547A">
        <w:rPr>
          <w:rStyle w:val="eop"/>
          <w:rFonts w:eastAsiaTheme="majorEastAsia"/>
          <w:color w:val="0F4761"/>
          <w:sz w:val="40"/>
          <w:szCs w:val="40"/>
        </w:rPr>
        <w:t> </w:t>
      </w:r>
    </w:p>
    <w:p w14:paraId="1414A539" w14:textId="52A748BA" w:rsidR="00334692" w:rsidRPr="0095547A" w:rsidRDefault="00C46BBA" w:rsidP="00637D3F">
      <w:pPr>
        <w:pStyle w:val="paragraph"/>
        <w:spacing w:before="0" w:beforeAutospacing="0" w:after="240" w:afterAutospacing="0" w:line="360" w:lineRule="auto"/>
        <w:textAlignment w:val="baseline"/>
        <w:rPr>
          <w:rStyle w:val="normaltextrun"/>
          <w:rFonts w:eastAsiaTheme="majorEastAsia"/>
        </w:rPr>
      </w:pPr>
      <w:bookmarkStart w:id="1" w:name="OLE_LINK1"/>
      <w:r w:rsidRPr="002551CD">
        <w:rPr>
          <w:rStyle w:val="normaltextrun"/>
          <w:rFonts w:eastAsiaTheme="majorEastAsia"/>
          <w:vanish/>
        </w:rPr>
        <w:t xml:space="preserve">Problem statement (disease severity is central to medicine and used for </w:t>
      </w:r>
      <w:r w:rsidR="000B787D" w:rsidRPr="002551CD">
        <w:rPr>
          <w:rStyle w:val="normaltextrun"/>
          <w:rFonts w:eastAsiaTheme="majorEastAsia"/>
          <w:vanish/>
        </w:rPr>
        <w:t>varied purposes</w:t>
      </w:r>
      <w:r w:rsidRPr="002551CD">
        <w:rPr>
          <w:rStyle w:val="normaltextrun"/>
          <w:rFonts w:eastAsiaTheme="majorEastAsia"/>
          <w:vanish/>
        </w:rPr>
        <w:t xml:space="preserve">) </w:t>
      </w:r>
      <w:r w:rsidR="0084668F" w:rsidRPr="0095547A">
        <w:rPr>
          <w:rStyle w:val="normaltextrun"/>
          <w:rFonts w:eastAsiaTheme="majorEastAsia"/>
        </w:rPr>
        <w:t xml:space="preserve">Disease severity </w:t>
      </w:r>
      <w:r w:rsidR="005F3454" w:rsidRPr="0095547A">
        <w:rPr>
          <w:rStyle w:val="normaltextrun"/>
          <w:rFonts w:eastAsiaTheme="majorEastAsia"/>
        </w:rPr>
        <w:t xml:space="preserve">is </w:t>
      </w:r>
      <w:r w:rsidR="00A2162A" w:rsidRPr="0095547A">
        <w:rPr>
          <w:rStyle w:val="normaltextrun"/>
          <w:rFonts w:eastAsiaTheme="majorEastAsia"/>
        </w:rPr>
        <w:t xml:space="preserve">a </w:t>
      </w:r>
      <w:r w:rsidR="00B5282C" w:rsidRPr="0095547A">
        <w:rPr>
          <w:rStyle w:val="normaltextrun"/>
          <w:rFonts w:eastAsiaTheme="majorEastAsia"/>
        </w:rPr>
        <w:t xml:space="preserve">core </w:t>
      </w:r>
      <w:r w:rsidR="00A2162A" w:rsidRPr="0095547A">
        <w:rPr>
          <w:rStyle w:val="normaltextrun"/>
          <w:rFonts w:eastAsiaTheme="majorEastAsia"/>
        </w:rPr>
        <w:t>concept in medicine</w:t>
      </w:r>
      <w:r w:rsidR="00B41E2B" w:rsidRPr="0095547A">
        <w:rPr>
          <w:rStyle w:val="normaltextrun"/>
          <w:rFonts w:eastAsiaTheme="majorEastAsia"/>
        </w:rPr>
        <w:t xml:space="preserve"> and an important attribute of disease</w:t>
      </w:r>
      <w:r w:rsidR="005F3454" w:rsidRPr="0095547A">
        <w:rPr>
          <w:rStyle w:val="normaltextrun"/>
          <w:rFonts w:eastAsiaTheme="majorEastAsia"/>
        </w:rPr>
        <w:t>.</w:t>
      </w:r>
      <w:r w:rsidR="00334692" w:rsidRPr="0095547A">
        <w:rPr>
          <w:rStyle w:val="normaltextrun"/>
          <w:rFonts w:eastAsiaTheme="majorEastAsia"/>
        </w:rPr>
        <w:t xml:space="preserve"> It is </w:t>
      </w:r>
      <w:r w:rsidR="008A1E0A" w:rsidRPr="0095547A">
        <w:rPr>
          <w:rStyle w:val="normaltextrun"/>
          <w:rFonts w:eastAsiaTheme="majorEastAsia"/>
        </w:rPr>
        <w:t xml:space="preserve">used </w:t>
      </w:r>
      <w:r w:rsidR="00334692" w:rsidRPr="0095547A">
        <w:rPr>
          <w:rStyle w:val="normaltextrun"/>
          <w:rFonts w:eastAsiaTheme="majorEastAsia"/>
        </w:rPr>
        <w:t>for diverse clinical tasks, such as clinical decision support</w:t>
      </w:r>
      <w:r w:rsidR="000A26F8">
        <w:rPr>
          <w:rStyle w:val="normaltextrun"/>
          <w:rFonts w:eastAsiaTheme="majorEastAsia"/>
        </w:rPr>
        <w:fldChar w:fldCharType="begin">
          <w:fldData xml:space="preserve">PEVuZE5vdGU+PENpdGU+PEF1dGhvcj5XdTwvQXV0aG9yPjxZZWFyPjIwMjA8L1llYXI+PFJlY051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PEVuZE5vdGU+PENpdGU+PEF1dGhvcj5XdTwvQXV0aG9yPjxZZWFyPjIwMjA8L1llYXI+PFJlY051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1</w:t>
      </w:r>
      <w:r w:rsidR="000A26F8">
        <w:rPr>
          <w:rStyle w:val="normaltextrun"/>
          <w:rFonts w:eastAsiaTheme="majorEastAsia"/>
        </w:rPr>
        <w:fldChar w:fldCharType="end"/>
      </w:r>
      <w:r w:rsidR="00334692" w:rsidRPr="0095547A">
        <w:rPr>
          <w:rStyle w:val="normaltextrun"/>
          <w:rFonts w:eastAsiaTheme="majorEastAsia"/>
        </w:rPr>
        <w:t>, patient triage</w:t>
      </w:r>
      <w:r w:rsidR="000A26F8">
        <w:rPr>
          <w:rStyle w:val="normaltextrun"/>
          <w:rFonts w:eastAsiaTheme="majorEastAsia"/>
        </w:rPr>
        <w:fldChar w:fldCharType="begin">
          <w:fldData xml:space="preserve">PEVuZE5vdGU+PENpdGU+PEF1dGhvcj5NY0h1Z2g8L0F1dGhvcj48WWVhcj4yMDEyPC9ZZWFyPjxS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PEVuZE5vdGU+PENpdGU+PEF1dGhvcj5NY0h1Z2g8L0F1dGhvcj48WWVhcj4yMDEyPC9ZZWFyPjxS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2,3</w:t>
      </w:r>
      <w:r w:rsidR="000A26F8">
        <w:rPr>
          <w:rStyle w:val="normaltextrun"/>
          <w:rFonts w:eastAsiaTheme="majorEastAsia"/>
        </w:rPr>
        <w:fldChar w:fldCharType="end"/>
      </w:r>
      <w:r w:rsidR="00334692" w:rsidRPr="0095547A">
        <w:rPr>
          <w:rStyle w:val="normaltextrun"/>
          <w:rFonts w:eastAsiaTheme="majorEastAsia"/>
        </w:rPr>
        <w:t>, and treatment plan</w:t>
      </w:r>
      <w:r w:rsidR="008A1E0A" w:rsidRPr="0095547A">
        <w:rPr>
          <w:rStyle w:val="normaltextrun"/>
          <w:rFonts w:eastAsiaTheme="majorEastAsia"/>
        </w:rPr>
        <w:t>ning</w:t>
      </w:r>
      <w:r w:rsidR="000A26F8">
        <w:rPr>
          <w:rStyle w:val="normaltextrun"/>
          <w:rFonts w:eastAsiaTheme="majorEastAsia"/>
        </w:rPr>
        <w:fldChar w:fldCharType="begin">
          <w:fldData xml:space="preserve">PEVuZE5vdGU+PENpdGU+PEF1dGhvcj5BbG1laWRhPC9BdXRob3I+PFllYXI+MjAxNTwvWWVhcj48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==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PEVuZE5vdGU+PENpdGU+PEF1dGhvcj5BbG1laWRhPC9BdXRob3I+PFllYXI+MjAxNTwvWWVhcj48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==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4-6</w:t>
      </w:r>
      <w:r w:rsidR="000A26F8">
        <w:rPr>
          <w:rStyle w:val="normaltextrun"/>
          <w:rFonts w:eastAsiaTheme="majorEastAsia"/>
        </w:rPr>
        <w:fldChar w:fldCharType="end"/>
      </w:r>
      <w:r w:rsidR="00334692" w:rsidRPr="0095547A">
        <w:rPr>
          <w:rStyle w:val="normaltextrun"/>
          <w:rFonts w:eastAsiaTheme="majorEastAsia"/>
        </w:rPr>
        <w:t xml:space="preserve">. </w:t>
      </w:r>
      <w:r w:rsidR="00A076CC" w:rsidRPr="0095547A">
        <w:rPr>
          <w:rStyle w:val="normaltextrun"/>
          <w:rFonts w:eastAsiaTheme="majorEastAsia"/>
        </w:rPr>
        <w:t>Disease severity also shaped</w:t>
      </w:r>
      <w:r w:rsidR="006B3953" w:rsidRPr="0095547A">
        <w:rPr>
          <w:rStyle w:val="normaltextrun"/>
          <w:rFonts w:eastAsiaTheme="majorEastAsia"/>
        </w:rPr>
        <w:t xml:space="preserve"> </w:t>
      </w:r>
      <w:r w:rsidR="00A076CC" w:rsidRPr="0095547A">
        <w:rPr>
          <w:rStyle w:val="normaltextrun"/>
          <w:rFonts w:eastAsiaTheme="majorEastAsia"/>
        </w:rPr>
        <w:t>our understanding of patients’ quality of life</w:t>
      </w:r>
      <w:r w:rsidR="000A26F8">
        <w:rPr>
          <w:rStyle w:val="normaltextrun"/>
          <w:rFonts w:eastAsiaTheme="majorEastAsia"/>
        </w:rPr>
        <w:fldChar w:fldCharType="begin">
          <w:fldData xml:space="preserve">PEVuZE5vdGU+PENpdGU+PEF1dGhvcj5TaWVnZWw8L0F1dGhvcj48WWVhcj4yMDE4PC9ZZWFyPjxS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PEVuZE5vdGU+PENpdGU+PEF1dGhvcj5TaWVnZWw8L0F1dGhvcj48WWVhcj4yMDE4PC9ZZWFyPjxS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7</w:t>
      </w:r>
      <w:r w:rsidR="000A26F8">
        <w:rPr>
          <w:rStyle w:val="normaltextrun"/>
          <w:rFonts w:eastAsiaTheme="majorEastAsia"/>
        </w:rPr>
        <w:fldChar w:fldCharType="end"/>
      </w:r>
      <w:r w:rsidR="00A076CC" w:rsidRPr="0095547A">
        <w:rPr>
          <w:rStyle w:val="normaltextrun"/>
          <w:rFonts w:eastAsiaTheme="majorEastAsia"/>
        </w:rPr>
        <w:t>. In addition, disease severity</w:t>
      </w:r>
      <w:r w:rsidR="00FE71D2" w:rsidRPr="0095547A">
        <w:rPr>
          <w:rStyle w:val="normaltextrun"/>
          <w:rFonts w:eastAsiaTheme="majorEastAsia"/>
        </w:rPr>
        <w:t xml:space="preserve"> affects not only clinical decisions but also</w:t>
      </w:r>
      <w:r w:rsidR="00A076CC" w:rsidRPr="0095547A">
        <w:rPr>
          <w:rStyle w:val="normaltextrun"/>
          <w:rFonts w:eastAsiaTheme="majorEastAsia"/>
        </w:rPr>
        <w:t xml:space="preserve"> reimbursement policy and health economic evaluation across different countries and regions</w:t>
      </w:r>
      <w:r w:rsidR="000A26F8">
        <w:rPr>
          <w:rStyle w:val="normaltextrun"/>
          <w:rFonts w:eastAsiaTheme="majorEastAsia"/>
        </w:rPr>
        <w:fldChar w:fldCharType="begin">
          <w:fldData xml:space="preserve">PEVuZE5vdGU+PENpdGU+PEF1dGhvcj5GcmFua2VuPC9BdXRob3I+PFllYXI+MjAxNTwvWWVhcj48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=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PEVuZE5vdGU+PENpdGU+PEF1dGhvcj5GcmFua2VuPC9BdXRob3I+PFllYXI+MjAxNTwvWWVhcj48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=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8,9</w:t>
      </w:r>
      <w:r w:rsidR="000A26F8">
        <w:rPr>
          <w:rStyle w:val="normaltextrun"/>
          <w:rFonts w:eastAsiaTheme="majorEastAsia"/>
        </w:rPr>
        <w:fldChar w:fldCharType="end"/>
      </w:r>
      <w:r w:rsidR="00A076CC" w:rsidRPr="0095547A">
        <w:rPr>
          <w:rStyle w:val="normaltextrun"/>
          <w:rFonts w:eastAsiaTheme="majorEastAsia"/>
        </w:rPr>
        <w:t xml:space="preserve">. </w:t>
      </w:r>
    </w:p>
    <w:p w14:paraId="39D463E8" w14:textId="16D4A478" w:rsidR="00334692" w:rsidRPr="0095547A" w:rsidRDefault="000B787D" w:rsidP="00637D3F">
      <w:pPr>
        <w:pStyle w:val="paragraph"/>
        <w:spacing w:before="0" w:beforeAutospacing="0" w:after="240" w:afterAutospacing="0" w:line="360" w:lineRule="auto"/>
        <w:textAlignment w:val="baseline"/>
        <w:rPr>
          <w:rStyle w:val="normaltextrun"/>
          <w:rFonts w:eastAsiaTheme="majorEastAsia"/>
        </w:rPr>
      </w:pPr>
      <w:r w:rsidRPr="00460F9E">
        <w:rPr>
          <w:rStyle w:val="normaltextrun"/>
          <w:rFonts w:eastAsiaTheme="majorEastAsia"/>
          <w:vanish/>
        </w:rPr>
        <w:t xml:space="preserve">Conceptual gap (used but </w:t>
      </w:r>
      <w:r w:rsidR="008B41CE" w:rsidRPr="00460F9E">
        <w:rPr>
          <w:rStyle w:val="normaltextrun"/>
          <w:rFonts w:eastAsiaTheme="majorEastAsia"/>
          <w:vanish/>
        </w:rPr>
        <w:t xml:space="preserve">heterogeneous and often implicit) </w:t>
      </w:r>
      <w:commentRangeStart w:id="2"/>
      <w:r w:rsidR="0068317D" w:rsidRPr="0095547A">
        <w:rPr>
          <w:rStyle w:val="normaltextrun"/>
          <w:rFonts w:eastAsiaTheme="majorEastAsia"/>
        </w:rPr>
        <w:t>Despite its importance</w:t>
      </w:r>
      <w:r w:rsidR="00A076CC" w:rsidRPr="0095547A">
        <w:rPr>
          <w:rStyle w:val="normaltextrun"/>
          <w:rFonts w:eastAsiaTheme="majorEastAsia"/>
        </w:rPr>
        <w:t xml:space="preserve">, </w:t>
      </w:r>
      <w:r w:rsidR="0068317D" w:rsidRPr="0095547A">
        <w:rPr>
          <w:rStyle w:val="normaltextrun"/>
          <w:rFonts w:eastAsiaTheme="majorEastAsia"/>
        </w:rPr>
        <w:t>disease severity</w:t>
      </w:r>
      <w:r w:rsidR="00A076CC" w:rsidRPr="0095547A">
        <w:rPr>
          <w:rStyle w:val="normaltextrun"/>
          <w:rFonts w:eastAsiaTheme="majorEastAsia"/>
        </w:rPr>
        <w:t xml:space="preserve"> is</w:t>
      </w:r>
      <w:r w:rsidR="005C2F9B" w:rsidRPr="0095547A">
        <w:rPr>
          <w:rStyle w:val="normaltextrun"/>
          <w:rFonts w:eastAsiaTheme="majorEastAsia"/>
        </w:rPr>
        <w:t xml:space="preserve"> heterogeneous </w:t>
      </w:r>
      <w:r w:rsidR="00737642" w:rsidRPr="0095547A">
        <w:rPr>
          <w:rStyle w:val="normaltextrun"/>
          <w:rFonts w:eastAsiaTheme="majorEastAsia"/>
        </w:rPr>
        <w:t xml:space="preserve">across domains </w:t>
      </w:r>
      <w:r w:rsidR="005C2F9B" w:rsidRPr="0095547A">
        <w:rPr>
          <w:rStyle w:val="normaltextrun"/>
          <w:rFonts w:eastAsiaTheme="majorEastAsia"/>
        </w:rPr>
        <w:t>and often implicit</w:t>
      </w:r>
      <w:r w:rsidR="00737642" w:rsidRPr="0095547A">
        <w:rPr>
          <w:rStyle w:val="normaltextrun"/>
          <w:rFonts w:eastAsiaTheme="majorEastAsia"/>
        </w:rPr>
        <w:t xml:space="preserve"> across use cases</w:t>
      </w:r>
      <w:commentRangeEnd w:id="2"/>
      <w:r w:rsidR="0089056F" w:rsidRPr="0095547A">
        <w:rPr>
          <w:rStyle w:val="CommentReference"/>
          <w:rFonts w:eastAsiaTheme="majorEastAsia"/>
          <w:sz w:val="24"/>
          <w:szCs w:val="24"/>
        </w:rPr>
        <w:commentReference w:id="2"/>
      </w:r>
      <w:r w:rsidR="00567DD3" w:rsidRPr="0095547A">
        <w:rPr>
          <w:rStyle w:val="normaltextrun"/>
          <w:rFonts w:eastAsiaTheme="majorEastAsia"/>
        </w:rPr>
        <w:t xml:space="preserve">. </w:t>
      </w:r>
      <w:r w:rsidR="00737642" w:rsidRPr="0095547A">
        <w:rPr>
          <w:rStyle w:val="normaltextrun"/>
          <w:rFonts w:eastAsiaTheme="majorEastAsia"/>
        </w:rPr>
        <w:t>In</w:t>
      </w:r>
      <w:r w:rsidR="00540E3A" w:rsidRPr="0095547A">
        <w:rPr>
          <w:rStyle w:val="normaltextrun"/>
          <w:rFonts w:eastAsiaTheme="majorEastAsia"/>
        </w:rPr>
        <w:t xml:space="preserve"> informatics research</w:t>
      </w:r>
      <w:del w:id="3" w:author="Harold Lehmann" w:date="2026-03-16T12:43:00Z" w16du:dateUtc="2026-03-16T16:43:00Z">
        <w:r w:rsidR="00540E3A" w:rsidRPr="0095547A">
          <w:rPr>
            <w:rStyle w:val="normaltextrun"/>
            <w:rFonts w:eastAsiaTheme="majorEastAsia"/>
          </w:rPr>
          <w:delText xml:space="preserve"> field</w:delText>
        </w:r>
      </w:del>
      <w:r w:rsidR="00540E3A" w:rsidRPr="0095547A">
        <w:rPr>
          <w:rStyle w:val="normaltextrun"/>
          <w:rFonts w:eastAsiaTheme="majorEastAsia"/>
        </w:rPr>
        <w:t>, severity is often operationalized rather than defined.</w:t>
      </w:r>
      <w:r w:rsidR="005D374A">
        <w:rPr>
          <w:rStyle w:val="normaltextrun"/>
          <w:rFonts w:eastAsiaTheme="majorEastAsia"/>
        </w:rPr>
        <w:t xml:space="preserve"> </w:t>
      </w:r>
      <w:r w:rsidR="00A076CC" w:rsidRPr="0095547A">
        <w:rPr>
          <w:rStyle w:val="normaltextrun"/>
          <w:rFonts w:eastAsiaTheme="majorEastAsia"/>
        </w:rPr>
        <w:t xml:space="preserve">Clinical informatics and decision support often prioritize diagnosis and risk </w:t>
      </w:r>
      <w:r w:rsidR="00DB5B02" w:rsidRPr="0095547A">
        <w:rPr>
          <w:rStyle w:val="normaltextrun"/>
          <w:rFonts w:eastAsiaTheme="majorEastAsia"/>
        </w:rPr>
        <w:t>stratification, but</w:t>
      </w:r>
      <w:r w:rsidR="00A076CC" w:rsidRPr="0095547A">
        <w:rPr>
          <w:rStyle w:val="normaltextrun"/>
          <w:rFonts w:eastAsiaTheme="majorEastAsia"/>
        </w:rPr>
        <w:t xml:space="preserve"> </w:t>
      </w:r>
      <w:commentRangeStart w:id="4"/>
      <w:r w:rsidR="00A076CC" w:rsidRPr="0095547A">
        <w:rPr>
          <w:rStyle w:val="normaltextrun"/>
          <w:rFonts w:eastAsiaTheme="majorEastAsia"/>
        </w:rPr>
        <w:t xml:space="preserve">seldom define and elaborate </w:t>
      </w:r>
      <w:commentRangeEnd w:id="4"/>
      <w:r w:rsidR="003F26BC" w:rsidRPr="0095547A">
        <w:rPr>
          <w:rStyle w:val="CommentReference"/>
          <w:rFonts w:eastAsiaTheme="majorEastAsia"/>
          <w:sz w:val="24"/>
          <w:szCs w:val="24"/>
        </w:rPr>
        <w:commentReference w:id="4"/>
      </w:r>
      <w:r w:rsidR="00A076CC" w:rsidRPr="0095547A">
        <w:rPr>
          <w:rStyle w:val="normaltextrun"/>
          <w:rFonts w:eastAsiaTheme="majorEastAsia"/>
        </w:rPr>
        <w:t xml:space="preserve">a clear concept </w:t>
      </w:r>
      <w:r w:rsidR="006E41E7" w:rsidRPr="0095547A">
        <w:rPr>
          <w:rStyle w:val="normaltextrun"/>
          <w:rFonts w:eastAsiaTheme="majorEastAsia"/>
        </w:rPr>
        <w:t>or</w:t>
      </w:r>
      <w:r w:rsidR="00A076CC" w:rsidRPr="0095547A">
        <w:rPr>
          <w:rStyle w:val="normaltextrun"/>
          <w:rFonts w:eastAsiaTheme="majorEastAsia"/>
        </w:rPr>
        <w:t xml:space="preserve"> theory-based model of disease severity. </w:t>
      </w:r>
      <w:r w:rsidR="00D52286" w:rsidRPr="0095547A">
        <w:rPr>
          <w:rStyle w:val="normaltextrun"/>
          <w:rFonts w:eastAsiaTheme="majorEastAsia"/>
        </w:rPr>
        <w:t>A common pattern</w:t>
      </w:r>
      <w:r w:rsidR="00C9503F" w:rsidRPr="0095547A">
        <w:rPr>
          <w:rStyle w:val="normaltextrun"/>
          <w:rFonts w:eastAsiaTheme="majorEastAsia"/>
        </w:rPr>
        <w:t xml:space="preserve"> is that some studies use </w:t>
      </w:r>
      <w:ins w:id="5" w:author="Harold Lehmann" w:date="2026-03-16T12:44:00Z" w16du:dateUtc="2026-03-16T16:44:00Z">
        <w:r w:rsidR="004B482A">
          <w:rPr>
            <w:rStyle w:val="normaltextrun"/>
            <w:rFonts w:eastAsiaTheme="majorEastAsia"/>
          </w:rPr>
          <w:t>specific</w:t>
        </w:r>
        <w:r w:rsidR="00C9503F" w:rsidRPr="0095547A">
          <w:rPr>
            <w:rStyle w:val="normaltextrun"/>
            <w:rFonts w:eastAsiaTheme="majorEastAsia"/>
          </w:rPr>
          <w:t xml:space="preserve"> </w:t>
        </w:r>
      </w:ins>
      <w:r w:rsidR="00C9503F" w:rsidRPr="0095547A">
        <w:rPr>
          <w:rStyle w:val="normaltextrun"/>
          <w:rFonts w:eastAsiaTheme="majorEastAsia"/>
        </w:rPr>
        <w:t xml:space="preserve">outcomes as </w:t>
      </w:r>
      <w:ins w:id="6" w:author="Harold Lehmann" w:date="2026-03-16T12:44:00Z" w16du:dateUtc="2026-03-16T16:44:00Z">
        <w:r w:rsidR="004B482A">
          <w:rPr>
            <w:rStyle w:val="normaltextrun"/>
            <w:rFonts w:eastAsiaTheme="majorEastAsia"/>
          </w:rPr>
          <w:t xml:space="preserve">a </w:t>
        </w:r>
      </w:ins>
      <w:r w:rsidR="00C9503F" w:rsidRPr="0095547A">
        <w:rPr>
          <w:rStyle w:val="normaltextrun"/>
          <w:rFonts w:eastAsiaTheme="majorEastAsia"/>
        </w:rPr>
        <w:t xml:space="preserve">proxy </w:t>
      </w:r>
      <w:r w:rsidR="00D52286" w:rsidRPr="0095547A">
        <w:rPr>
          <w:rStyle w:val="normaltextrun"/>
          <w:rFonts w:eastAsiaTheme="majorEastAsia"/>
        </w:rPr>
        <w:t>measure</w:t>
      </w:r>
      <w:r w:rsidR="00C9503F" w:rsidRPr="0095547A">
        <w:rPr>
          <w:rStyle w:val="normaltextrun"/>
          <w:rFonts w:eastAsiaTheme="majorEastAsia"/>
        </w:rPr>
        <w:t xml:space="preserve"> for severity. </w:t>
      </w:r>
      <w:r w:rsidR="00DB5B02" w:rsidRPr="0095547A">
        <w:rPr>
          <w:rStyle w:val="normaltextrun"/>
          <w:rFonts w:eastAsiaTheme="majorEastAsia"/>
        </w:rPr>
        <w:t xml:space="preserve">For example, </w:t>
      </w:r>
      <w:r w:rsidR="00C02440" w:rsidRPr="0095547A">
        <w:rPr>
          <w:rStyle w:val="normaltextrun"/>
          <w:rFonts w:eastAsiaTheme="majorEastAsia"/>
        </w:rPr>
        <w:t>one electronic health records (EHR)-based study</w:t>
      </w:r>
      <w:ins w:id="7" w:author="Christelle Xiong" w:date="2026-03-16T12:42:00Z" w16du:dateUtc="2026-03-16T16:42:00Z">
        <w:r w:rsidR="00854140">
          <w:rPr>
            <w:rStyle w:val="normaltextrun"/>
            <w:rFonts w:eastAsiaTheme="majorEastAsia"/>
          </w:rPr>
          <w:t xml:space="preserve"> </w:t>
        </w:r>
      </w:ins>
      <w:r w:rsidR="00EA7982" w:rsidRPr="0095547A">
        <w:rPr>
          <w:rStyle w:val="normaltextrun"/>
          <w:rFonts w:eastAsiaTheme="majorEastAsia"/>
        </w:rPr>
        <w:t>machine learning (</w:t>
      </w:r>
      <w:r w:rsidR="00F013A5" w:rsidRPr="0095547A">
        <w:rPr>
          <w:rStyle w:val="normaltextrun"/>
          <w:rFonts w:eastAsiaTheme="majorEastAsia"/>
        </w:rPr>
        <w:t>ML</w:t>
      </w:r>
      <w:r w:rsidR="00EA7982" w:rsidRPr="0095547A">
        <w:rPr>
          <w:rStyle w:val="normaltextrun"/>
          <w:rFonts w:eastAsiaTheme="majorEastAsia"/>
        </w:rPr>
        <w:t>)</w:t>
      </w:r>
      <w:r w:rsidR="00DB5B02" w:rsidRPr="0095547A">
        <w:rPr>
          <w:rStyle w:val="normaltextrun"/>
          <w:rFonts w:eastAsiaTheme="majorEastAsia"/>
        </w:rPr>
        <w:t xml:space="preserve"> </w:t>
      </w:r>
      <w:r w:rsidR="00C02440" w:rsidRPr="0095547A">
        <w:rPr>
          <w:rStyle w:val="normaltextrun"/>
          <w:rFonts w:eastAsiaTheme="majorEastAsia"/>
        </w:rPr>
        <w:t>operationalized</w:t>
      </w:r>
      <w:r w:rsidR="00DB5B02" w:rsidRPr="0095547A">
        <w:rPr>
          <w:rStyle w:val="normaltextrun"/>
          <w:rFonts w:eastAsiaTheme="majorEastAsia"/>
        </w:rPr>
        <w:t xml:space="preserve"> severity of COVID-19</w:t>
      </w:r>
      <w:del w:id="8" w:author="Harold Lehmann" w:date="2026-03-16T12:44:00Z" w16du:dateUtc="2026-03-16T16:44:00Z">
        <w:r w:rsidR="00DB5B02" w:rsidRPr="0095547A">
          <w:rPr>
            <w:rStyle w:val="normaltextrun"/>
            <w:rFonts w:eastAsiaTheme="majorEastAsia"/>
          </w:rPr>
          <w:fldChar w:fldCharType="begin">
            <w:fldData xml:space="preserve">PEVuZE5vdGU+PENpdGU+PEF1dGhvcj5SYW1hbjwvQXV0aG9yPjxZZWFyPjIwMjM8L1llYXI+PFJl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==
</w:fldData>
          </w:fldChar>
        </w:r>
        <w:r w:rsidR="00DB5B02" w:rsidRPr="0095547A">
          <w:rPr>
            <w:rStyle w:val="normaltextrun"/>
            <w:rFonts w:eastAsiaTheme="majorEastAsia"/>
          </w:rPr>
          <w:delInstrText xml:space="preserve"> ADDIN EN.JS.CITE </w:delInstrText>
        </w:r>
        <w:r w:rsidR="00162136" w:rsidRPr="0095547A">
          <w:rPr>
            <w:rStyle w:val="normaltextrun"/>
            <w:rFonts w:eastAsiaTheme="majorEastAsia"/>
          </w:rPr>
        </w:r>
        <w:r w:rsidR="00DB5B02" w:rsidRPr="0095547A">
          <w:rPr>
            <w:rStyle w:val="normaltextrun"/>
            <w:rFonts w:eastAsiaTheme="majorEastAsia"/>
          </w:rPr>
          <w:fldChar w:fldCharType="separate"/>
        </w:r>
        <w:r w:rsidR="00561F9A" w:rsidRPr="00561F9A">
          <w:rPr>
            <w:rStyle w:val="normaltextrun"/>
            <w:rFonts w:eastAsiaTheme="majorEastAsia"/>
            <w:noProof/>
            <w:vertAlign w:val="superscript"/>
          </w:rPr>
          <w:delText>10</w:delText>
        </w:r>
        <w:r w:rsidR="00DB5B02" w:rsidRPr="0095547A">
          <w:rPr>
            <w:rStyle w:val="normaltextrun"/>
            <w:rFonts w:eastAsiaTheme="majorEastAsia"/>
          </w:rPr>
          <w:fldChar w:fldCharType="end"/>
        </w:r>
      </w:del>
      <w:r w:rsidR="00DB5B02" w:rsidRPr="0095547A">
        <w:rPr>
          <w:rStyle w:val="normaltextrun"/>
          <w:rFonts w:eastAsiaTheme="majorEastAsia"/>
        </w:rPr>
        <w:t xml:space="preserve"> </w:t>
      </w:r>
      <w:r w:rsidR="00C02440" w:rsidRPr="0095547A">
        <w:rPr>
          <w:rStyle w:val="normaltextrun"/>
          <w:rFonts w:eastAsiaTheme="majorEastAsia"/>
        </w:rPr>
        <w:t xml:space="preserve">using </w:t>
      </w:r>
      <w:r w:rsidR="00DB5B02" w:rsidRPr="0095547A">
        <w:rPr>
          <w:rStyle w:val="normaltextrun"/>
          <w:rFonts w:eastAsiaTheme="majorEastAsia"/>
        </w:rPr>
        <w:t>30-day mortality rates and need for mechanical ventilation as the proxy concept for severity</w:t>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&lt;EndNote&gt;&lt;Cite&gt;&lt;Author&gt;Raman&lt;/Author&gt;&lt;Year&gt;2023&lt;/Year&gt;&lt;RecNum&gt;70525&lt;/RecNum&gt;&lt;DisplayText&gt;&lt;style face="superscript"&gt;10&lt;/style&gt;&lt;/DisplayText&gt;&lt;record&gt;&lt;rec-number&gt;70525&lt;/rec-number&gt;&lt;foreign-keys&gt;&lt;key app="EN" db-id="xtssa0pzvxr9fjewxd7v20a50txzpwwedvfv" timestamp="1762713665"&gt;70525&lt;/key&gt;&lt;/foreign-keys&gt;&lt;ref-type name="Journal Article"&gt;17&lt;/ref-type&gt;&lt;contributors&gt;&lt;authors&gt;&lt;author&gt;Raman, G.&lt;/author&gt;&lt;author&gt;Ashraf, B.&lt;/author&gt;&lt;author&gt;Demir, Y. K.&lt;/author&gt;&lt;author&gt;Kershaw, C. D.&lt;/author&gt;&lt;author&gt;Cheruku, S.&lt;/author&gt;&lt;author&gt;Atis, M.&lt;/author&gt;&lt;author&gt;Atis, A.&lt;/author&gt;&lt;author&gt;Atar, M.&lt;/author&gt;&lt;author&gt;Chen, W.&lt;/author&gt;&lt;author&gt;Ibrahim, I.&lt;/author&gt;&lt;author&gt;Bat, T.&lt;/author&gt;&lt;author&gt;Mete, M.&lt;/author&gt;&lt;/authors&gt;&lt;/contributors&gt;&lt;titles&gt;&lt;title&gt;Machine learning prediction for COVID-19 disease severity at hospital admission&lt;/title&gt;&lt;secondary-title&gt;BMC Med Inform Decis Mak&lt;/secondary-title&gt;&lt;/titles&gt;&lt;periodical&gt;&lt;full-title&gt;BMC Med Inform Decis Mak&lt;/full-title&gt;&lt;/periodical&gt;&lt;pages&gt;46&lt;/pages&gt;&lt;volume&gt;23&lt;/volume&gt;&lt;number&gt;1&lt;/number&gt;&lt;edition&gt;20230307&lt;/edition&gt;&lt;dates&gt;&lt;year&gt;2023&lt;/year&gt;&lt;pub-dates&gt;&lt;date&gt;Mar 7&lt;/date&gt;&lt;/pub-dates&gt;&lt;/dates&gt;&lt;isbn&gt;1472-6947 (Electronic)&amp;#xD;1472-6947 (Linking)&lt;/isbn&gt;&lt;accession-num&gt;36882829&lt;/accession-num&gt;&lt;urls&gt;&lt;related-urls&gt;&lt;url&gt;https://www.ncbi.nlm.nih.gov/pubmed/36882829&lt;/url&gt;&lt;/related-urls&gt;&lt;/urls&gt;&lt;custom1&gt;The authors declare that they have no competing interests.&lt;/custom1&gt;&lt;custom2&gt;PMC9990559&lt;/custom2&gt;&lt;electronic-resource-num&gt;10.1186/s12911-023-02132-4&lt;/electronic-resource-num&gt;&lt;remote-database-name&gt;Medline&lt;/remote-database-name&gt;&lt;remote-database-provider&gt;NLM&lt;/remote-database-provider&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10</w:t>
      </w:r>
      <w:r w:rsidR="000A26F8">
        <w:rPr>
          <w:rStyle w:val="normaltextrun"/>
          <w:rFonts w:eastAsiaTheme="majorEastAsia"/>
        </w:rPr>
        <w:fldChar w:fldCharType="end"/>
      </w:r>
      <w:r w:rsidR="00DB5B02" w:rsidRPr="0095547A">
        <w:rPr>
          <w:rStyle w:val="normaltextrun"/>
          <w:rFonts w:eastAsiaTheme="majorEastAsia"/>
        </w:rPr>
        <w:t xml:space="preserve">. </w:t>
      </w:r>
      <w:r w:rsidR="00757961" w:rsidRPr="0095547A">
        <w:rPr>
          <w:rStyle w:val="normaltextrun"/>
          <w:rFonts w:eastAsiaTheme="majorEastAsia"/>
        </w:rPr>
        <w:t>Outcome</w:t>
      </w:r>
      <w:r w:rsidR="00DB5B02" w:rsidRPr="0095547A">
        <w:rPr>
          <w:rStyle w:val="normaltextrun"/>
          <w:rFonts w:eastAsiaTheme="majorEastAsia"/>
        </w:rPr>
        <w:t>-</w:t>
      </w:r>
      <w:commentRangeStart w:id="9"/>
      <w:r w:rsidR="00DB5B02" w:rsidRPr="0095547A">
        <w:rPr>
          <w:rStyle w:val="normaltextrun"/>
          <w:rFonts w:eastAsiaTheme="majorEastAsia"/>
        </w:rPr>
        <w:t xml:space="preserve">based </w:t>
      </w:r>
      <w:r w:rsidR="00757961" w:rsidRPr="0095547A">
        <w:rPr>
          <w:rStyle w:val="normaltextrun"/>
          <w:rFonts w:eastAsiaTheme="majorEastAsia"/>
        </w:rPr>
        <w:t xml:space="preserve">operationalizations </w:t>
      </w:r>
      <w:r w:rsidR="00DB5B02" w:rsidRPr="0095547A">
        <w:rPr>
          <w:rStyle w:val="normaltextrun"/>
          <w:rFonts w:eastAsiaTheme="majorEastAsia"/>
        </w:rPr>
        <w:t>of severity</w:t>
      </w:r>
      <w:r w:rsidR="009169AC" w:rsidRPr="0095547A">
        <w:rPr>
          <w:rStyle w:val="normaltextrun"/>
          <w:rFonts w:eastAsiaTheme="majorEastAsia"/>
        </w:rPr>
        <w:t xml:space="preserve"> labels</w:t>
      </w:r>
      <w:r w:rsidR="00DB5B02" w:rsidRPr="0095547A">
        <w:rPr>
          <w:rStyle w:val="normaltextrun"/>
          <w:rFonts w:eastAsiaTheme="majorEastAsia"/>
        </w:rPr>
        <w:t xml:space="preserve"> conflate severity with prognosis</w:t>
      </w:r>
      <w:r w:rsidR="00B4769F" w:rsidRPr="0095547A">
        <w:rPr>
          <w:rStyle w:val="normaltextrun"/>
          <w:rFonts w:eastAsiaTheme="majorEastAsia"/>
        </w:rPr>
        <w:t xml:space="preserve"> </w:t>
      </w:r>
      <w:r w:rsidR="00EA7982" w:rsidRPr="0095547A">
        <w:rPr>
          <w:rStyle w:val="normaltextrun"/>
          <w:rFonts w:eastAsiaTheme="majorEastAsia"/>
        </w:rPr>
        <w:t>and treat outcomes as</w:t>
      </w:r>
      <w:r w:rsidR="00B4769F" w:rsidRPr="0095547A">
        <w:rPr>
          <w:rStyle w:val="normaltextrun"/>
          <w:rFonts w:eastAsiaTheme="majorEastAsia"/>
        </w:rPr>
        <w:t xml:space="preserve"> proxies</w:t>
      </w:r>
      <w:r w:rsidR="00DB5B02" w:rsidRPr="0095547A">
        <w:rPr>
          <w:rStyle w:val="normaltextrun"/>
          <w:rFonts w:eastAsiaTheme="majorEastAsia"/>
        </w:rPr>
        <w:t>.</w:t>
      </w:r>
      <w:commentRangeEnd w:id="9"/>
      <w:r w:rsidR="004C168F" w:rsidRPr="0095547A">
        <w:rPr>
          <w:rStyle w:val="CommentReference"/>
          <w:rFonts w:eastAsiaTheme="majorEastAsia"/>
          <w:sz w:val="24"/>
          <w:szCs w:val="24"/>
        </w:rPr>
        <w:commentReference w:id="9"/>
      </w:r>
      <w:r w:rsidR="00DB5B02" w:rsidRPr="0095547A">
        <w:rPr>
          <w:rStyle w:val="normaltextrun"/>
          <w:rFonts w:eastAsiaTheme="majorEastAsia"/>
        </w:rPr>
        <w:t xml:space="preserve"> </w:t>
      </w:r>
      <w:r w:rsidR="00EA7982" w:rsidRPr="0095547A">
        <w:rPr>
          <w:rStyle w:val="normaltextrun"/>
          <w:rFonts w:eastAsiaTheme="majorEastAsia"/>
        </w:rPr>
        <w:t xml:space="preserve">This </w:t>
      </w:r>
      <w:ins w:id="10" w:author="Harold Lehmann" w:date="2026-03-16T12:46:00Z" w16du:dateUtc="2026-03-16T16:46:00Z">
        <w:r w:rsidR="007730D5">
          <w:rPr>
            <w:rStyle w:val="normaltextrun"/>
            <w:rFonts w:eastAsiaTheme="majorEastAsia"/>
          </w:rPr>
          <w:t>use of a single outcome</w:t>
        </w:r>
        <w:r w:rsidR="00EA7982" w:rsidRPr="0095547A">
          <w:rPr>
            <w:rStyle w:val="normaltextrun"/>
            <w:rFonts w:eastAsiaTheme="majorEastAsia"/>
          </w:rPr>
          <w:t xml:space="preserve"> </w:t>
        </w:r>
      </w:ins>
      <w:r w:rsidR="00EA7982" w:rsidRPr="0095547A">
        <w:rPr>
          <w:rStyle w:val="normaltextrun"/>
          <w:rFonts w:eastAsiaTheme="majorEastAsia"/>
        </w:rPr>
        <w:t>collapses multidimensional severity into a narrow set of endpoints and obscures mechanisms and patient-reported outcomes.  Such endpoint-defined labels are frequently used in artificial intelligence (AI) and ML studies for convenience and data availability</w:t>
      </w:r>
      <w:r w:rsidR="000A26F8">
        <w:rPr>
          <w:rStyle w:val="normaltextrun"/>
          <w:rFonts w:eastAsiaTheme="majorEastAsia"/>
        </w:rPr>
        <w:fldChar w:fldCharType="begin">
          <w:fldData xml:space="preserve">PEVuZE5vdGU+PENpdGU+PEF1dGhvcj5DaGFwcGlkaTwvQXV0aG9yPjxZZWFyPjIwMjU8L1llYXI+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=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PEVuZE5vdGU+PENpdGU+PEF1dGhvcj5DaGFwcGlkaTwvQXV0aG9yPjxZZWFyPjIwMjU8L1llYXI+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=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11-13</w:t>
      </w:r>
      <w:r w:rsidR="000A26F8">
        <w:rPr>
          <w:rStyle w:val="normaltextrun"/>
          <w:rFonts w:eastAsiaTheme="majorEastAsia"/>
        </w:rPr>
        <w:fldChar w:fldCharType="end"/>
      </w:r>
      <w:r w:rsidR="00EA7982" w:rsidRPr="0095547A">
        <w:rPr>
          <w:rStyle w:val="normaltextrun"/>
          <w:rFonts w:eastAsiaTheme="majorEastAsia"/>
        </w:rPr>
        <w:t>.</w:t>
      </w:r>
    </w:p>
    <w:p w14:paraId="285119DD" w14:textId="5C183AB5" w:rsidR="00F013A5" w:rsidRPr="0095547A" w:rsidRDefault="008B41CE" w:rsidP="00637D3F">
      <w:pPr>
        <w:pStyle w:val="paragraph"/>
        <w:spacing w:before="0" w:beforeAutospacing="0" w:after="240" w:afterAutospacing="0" w:line="360" w:lineRule="auto"/>
        <w:textAlignment w:val="baseline"/>
        <w:rPr>
          <w:rStyle w:val="normaltextrun"/>
          <w:rFonts w:eastAsiaTheme="majorEastAsia"/>
        </w:rPr>
      </w:pPr>
      <w:r w:rsidRPr="00753CDF">
        <w:rPr>
          <w:rStyle w:val="normaltextrun"/>
          <w:rFonts w:eastAsiaTheme="majorEastAsia"/>
          <w:vanish/>
        </w:rPr>
        <w:t>Why this matters now (to informatics especially)</w:t>
      </w:r>
      <w:r w:rsidR="00751418" w:rsidRPr="00753CDF">
        <w:rPr>
          <w:rStyle w:val="normaltextrun"/>
          <w:rFonts w:eastAsiaTheme="majorEastAsia"/>
          <w:vanish/>
        </w:rPr>
        <w:t xml:space="preserve"> </w:t>
      </w:r>
      <w:r w:rsidR="00960CA4" w:rsidRPr="00753CDF">
        <w:rPr>
          <w:rStyle w:val="normaltextrun"/>
          <w:rFonts w:eastAsiaTheme="majorEastAsia"/>
          <w:vanish/>
        </w:rPr>
        <w:t xml:space="preserve"> </w:t>
      </w:r>
      <w:r w:rsidR="00960CA4" w:rsidRPr="0095547A">
        <w:rPr>
          <w:rStyle w:val="normaltextrun"/>
          <w:rFonts w:eastAsiaTheme="majorEastAsia"/>
        </w:rPr>
        <w:t>To enable interoperability, reproducibility, and computab</w:t>
      </w:r>
      <w:ins w:id="11" w:author="Harold Lehmann" w:date="2026-03-16T12:46:00Z" w16du:dateUtc="2026-03-16T16:46:00Z">
        <w:r w:rsidR="00541508">
          <w:rPr>
            <w:rStyle w:val="normaltextrun"/>
            <w:rFonts w:eastAsiaTheme="majorEastAsia"/>
          </w:rPr>
          <w:t>ility of</w:t>
        </w:r>
      </w:ins>
      <w:del w:id="12" w:author="Harold Lehmann" w:date="2026-03-16T12:46:00Z" w16du:dateUtc="2026-03-16T16:46:00Z">
        <w:r w:rsidR="00960CA4" w:rsidRPr="0095547A" w:rsidDel="00541508">
          <w:rPr>
            <w:rStyle w:val="normaltextrun"/>
            <w:rFonts w:eastAsiaTheme="majorEastAsia"/>
          </w:rPr>
          <w:delText>le</w:delText>
        </w:r>
      </w:del>
      <w:r w:rsidR="00960CA4" w:rsidRPr="0095547A">
        <w:rPr>
          <w:rStyle w:val="normaltextrun"/>
          <w:rFonts w:eastAsiaTheme="majorEastAsia"/>
        </w:rPr>
        <w:t xml:space="preserve"> knowledge representation, disease severity must be made explicit</w:t>
      </w:r>
      <w:r w:rsidR="00DC290B" w:rsidRPr="0095547A">
        <w:rPr>
          <w:rStyle w:val="normaltextrun"/>
          <w:rFonts w:eastAsiaTheme="majorEastAsia"/>
        </w:rPr>
        <w:t>ly</w:t>
      </w:r>
      <w:r w:rsidR="00960CA4" w:rsidRPr="0095547A">
        <w:rPr>
          <w:rStyle w:val="normaltextrun"/>
          <w:rFonts w:eastAsiaTheme="majorEastAsia"/>
        </w:rPr>
        <w:t xml:space="preserve"> and represented in a standardized</w:t>
      </w:r>
      <w:r w:rsidR="00774F00" w:rsidRPr="0095547A">
        <w:rPr>
          <w:rStyle w:val="normaltextrun"/>
          <w:rFonts w:eastAsiaTheme="majorEastAsia"/>
        </w:rPr>
        <w:t xml:space="preserve"> </w:t>
      </w:r>
      <w:r w:rsidR="00960CA4" w:rsidRPr="0095547A">
        <w:rPr>
          <w:rStyle w:val="normaltextrun"/>
          <w:rFonts w:eastAsiaTheme="majorEastAsia"/>
        </w:rPr>
        <w:t>ontology way</w:t>
      </w:r>
      <w:r w:rsidR="000A26F8">
        <w:rPr>
          <w:rStyle w:val="normaltextrun"/>
          <w:rFonts w:eastAsiaTheme="majorEastAsia"/>
        </w:rPr>
        <w:fldChar w:fldCharType="begin">
          <w:fldData xml:space="preserve">PEVuZE5vdGU+PENpdGU+PEF1dGhvcj5TY2hyaW1sPC9BdXRob3I+PFllYXI+MjAxNTwvWWVhcj48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=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PEVuZE5vdGU+PENpdGU+PEF1dGhvcj5TY2hyaW1sPC9BdXRob3I+PFllYXI+MjAxNTwvWWVhcj48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=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14-16</w:t>
      </w:r>
      <w:r w:rsidR="000A26F8">
        <w:rPr>
          <w:rStyle w:val="normaltextrun"/>
          <w:rFonts w:eastAsiaTheme="majorEastAsia"/>
        </w:rPr>
        <w:fldChar w:fldCharType="end"/>
      </w:r>
      <w:r w:rsidR="00960CA4" w:rsidRPr="0095547A">
        <w:rPr>
          <w:rStyle w:val="normaltextrun"/>
          <w:rFonts w:eastAsiaTheme="majorEastAsia"/>
        </w:rPr>
        <w:t>. In informatics, severity is routinely used as a label, feature, or endpoint in EHR phenotyping, clinical decision support, and machine learning, but inconsistent operationalizations limit portability across sites, populations, and clinical domains</w:t>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&lt;EndNote&gt;&lt;Cite&gt;&lt;Author&gt;Hripcsak&lt;/Author&gt;&lt;Year&gt;2013&lt;/Year&gt;&lt;RecNum&gt;70538&lt;/RecNum&gt;&lt;DisplayText&gt;&lt;style face="superscript"&gt;17&lt;/style&gt;&lt;/DisplayText&gt;&lt;record&gt;&lt;rec-number&gt;70538&lt;/rec-number&gt;&lt;foreign-keys&gt;&lt;key app="EN" db-id="xtssa0pzvxr9fjewxd7v20a50txzpwwedvfv" timestamp="1773352292"&gt;70538&lt;/key&gt;&lt;/foreign-keys&gt;&lt;ref-type name="Journal Article"&gt;17&lt;/ref-type&gt;&lt;contributors&gt;&lt;authors&gt;&lt;author&gt;Hripcsak, G.&lt;/author&gt;&lt;author&gt;Albers, D. J.&lt;/author&gt;&lt;/authors&gt;&lt;/contributors&gt;&lt;auth-address&gt;Biomedical Informatics, Columbia University, New York, NY 10027, USA.hripcsak@columbia.edu&lt;/auth-address&gt;&lt;titles&gt;&lt;title&gt;Next-generation phenotyping of electronic health records&lt;/title&gt;&lt;secondary-title&gt;J Am Med Inform Assoc&lt;/secondary-title&gt;&lt;/titles&gt;&lt;periodical&gt;&lt;full-title&gt;J Am Med Inform Assoc&lt;/full-title&gt;&lt;/periodical&gt;&lt;pages&gt;117-21&lt;/pages&gt;&lt;volume&gt;20&lt;/volume&gt;&lt;number&gt;1&lt;/number&gt;&lt;edition&gt;20120906&lt;/edition&gt;&lt;keywords&gt;&lt;keyword&gt;Biomedical Research/statistics &amp;amp; numerical data&lt;/keyword&gt;&lt;keyword&gt;Data Mining/*methods&lt;/keyword&gt;&lt;keyword&gt;*Diffusion of Innovation&lt;/keyword&gt;&lt;keyword&gt;Electronic Health Records/organization &amp;amp; administration/*trends&lt;/keyword&gt;&lt;keyword&gt;Humans&lt;/keyword&gt;&lt;keyword&gt;Models, Theoretical&lt;/keyword&gt;&lt;keyword&gt;Quality Control&lt;/keyword&gt;&lt;keyword&gt;United States&lt;/keyword&gt;&lt;/keywords&gt;&lt;dates&gt;&lt;year&gt;2013&lt;/year&gt;&lt;pub-dates&gt;&lt;date&gt;Jan 1&lt;/date&gt;&lt;/pub-dates&gt;&lt;/dates&gt;&lt;isbn&gt;1527-974X (Electronic)&amp;#xD;1067-5027 (Print)&amp;#xD;1067-5027 (Linking)&lt;/isbn&gt;&lt;accession-num&gt;22955496&lt;/accession-num&gt;&lt;urls&gt;&lt;related-urls&gt;&lt;url&gt;https://www.ncbi.nlm.nih.gov/pubmed/22955496&lt;/url&gt;&lt;/related-urls&gt;&lt;/urls&gt;&lt;custom2&gt;PMC3555337&lt;/custom2&gt;&lt;electronic-resource-num&gt;10.1136/amiajnl-2012-001145&lt;/electronic-resource-num&gt;&lt;remote-database-name&gt;Medline&lt;/remote-database-name&gt;&lt;remote-database-provider&gt;NLM&lt;/remote-database-provider&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17</w:t>
      </w:r>
      <w:r w:rsidR="000A26F8">
        <w:rPr>
          <w:rStyle w:val="normaltextrun"/>
          <w:rFonts w:eastAsiaTheme="majorEastAsia"/>
        </w:rPr>
        <w:fldChar w:fldCharType="end"/>
      </w:r>
      <w:r w:rsidR="00960CA4" w:rsidRPr="0095547A">
        <w:rPr>
          <w:rStyle w:val="normaltextrun"/>
          <w:rFonts w:eastAsiaTheme="majorEastAsia"/>
        </w:rPr>
        <w:t>. A formal representation</w:t>
      </w:r>
      <w:r w:rsidR="000A26F8">
        <w:rPr>
          <w:rStyle w:val="normaltextrun"/>
          <w:rFonts w:eastAsiaTheme="majorEastAsia"/>
        </w:rPr>
        <w:fldChar w:fldCharType="begin">
          <w:fldData xml:space="preserve">PEVuZE5vdGU+PENpdGU+PEF1dGhvcj5TbWl0aDwvQXV0aG9yPjxZZWFyPjIwMDc8L1llYXI+PFJl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PEVuZE5vdGU+PENpdGU+PEF1dGhvcj5TbWl0aDwvQXV0aG9yPjxZZWFyPjIwMDc8L1llYXI+PFJl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18</w:t>
      </w:r>
      <w:r w:rsidR="000A26F8">
        <w:rPr>
          <w:rStyle w:val="normaltextrun"/>
          <w:rFonts w:eastAsiaTheme="majorEastAsia"/>
        </w:rPr>
        <w:fldChar w:fldCharType="end"/>
      </w:r>
      <w:r w:rsidR="00960CA4" w:rsidRPr="0095547A">
        <w:rPr>
          <w:rStyle w:val="normaltextrun"/>
          <w:rFonts w:eastAsiaTheme="majorEastAsia"/>
        </w:rPr>
        <w:t xml:space="preserve"> that distinguishes the construct of severity from its indicators and specifies the </w:t>
      </w:r>
      <w:commentRangeStart w:id="13"/>
      <w:r w:rsidR="00960CA4" w:rsidRPr="0095547A">
        <w:rPr>
          <w:rStyle w:val="normaltextrun"/>
          <w:rFonts w:eastAsiaTheme="majorEastAsia"/>
        </w:rPr>
        <w:t>l</w:t>
      </w:r>
      <w:r w:rsidR="00F6731E" w:rsidRPr="0095547A">
        <w:rPr>
          <w:rStyle w:val="normaltextrun"/>
          <w:rFonts w:eastAsiaTheme="majorEastAsia"/>
        </w:rPr>
        <w:t xml:space="preserve">evels </w:t>
      </w:r>
      <w:r w:rsidR="00960CA4" w:rsidRPr="0095547A">
        <w:rPr>
          <w:rStyle w:val="normaltextrun"/>
          <w:rFonts w:eastAsiaTheme="majorEastAsia"/>
        </w:rPr>
        <w:t>(biological, functional, experiential, societal)</w:t>
      </w:r>
      <w:commentRangeEnd w:id="13"/>
      <w:r w:rsidR="003C131C">
        <w:rPr>
          <w:rStyle w:val="CommentReference"/>
          <w:rFonts w:eastAsiaTheme="majorEastAsia"/>
          <w:sz w:val="24"/>
          <w:szCs w:val="24"/>
        </w:rPr>
        <w:commentReference w:id="13"/>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&lt;EndNote&gt;&lt;Cite&gt;&lt;Author&gt;Organization&lt;/Author&gt;&lt;RecNum&gt;70540&lt;/RecNum&gt;&lt;DisplayText&gt;&lt;style face="superscript"&gt;19&lt;/style&gt;&lt;/DisplayText&gt;&lt;record&gt;&lt;rec-number&gt;70540&lt;/rec-number&gt;&lt;foreign-keys&gt;&lt;key app="EN" db-id="xtssa0pzvxr9fjewxd7v20a50txzpwwedvfv" timestamp="1773352629"&gt;70540&lt;/key&gt;&lt;/foreign-keys&gt;&lt;ref-type name="Web Page"&gt;12&lt;/ref-type&gt;&lt;contributors&gt;&lt;authors&gt;&lt;author&gt;World Health Organization&lt;/author&gt;&lt;/authors&gt;&lt;/contributors&gt;&lt;titles&gt;&lt;title&gt;International Classification of Functioning, Disability and Health (ICF)&lt;/title&gt;&lt;/titles&gt;&lt;volume&gt;2026&lt;/volume&gt;&lt;number&gt;March 12&lt;/number&gt;&lt;dates&gt;&lt;/dates&gt;&lt;urls&gt;&lt;related-urls&gt;&lt;url&gt;https://www.who.int/standards/classifications/international-classification-of-functioning-disability-and-health&lt;/url&gt;&lt;/related-urls&gt;&lt;/urls&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19</w:t>
      </w:r>
      <w:r w:rsidR="000A26F8">
        <w:rPr>
          <w:rStyle w:val="normaltextrun"/>
          <w:rFonts w:eastAsiaTheme="majorEastAsia"/>
        </w:rPr>
        <w:fldChar w:fldCharType="end"/>
      </w:r>
      <w:r w:rsidR="00960CA4" w:rsidRPr="0095547A">
        <w:rPr>
          <w:rStyle w:val="normaltextrun"/>
          <w:rFonts w:eastAsiaTheme="majorEastAsia"/>
        </w:rPr>
        <w:t xml:space="preserve"> and their relationships would support consistent interpretation and mapping across studies and systems. </w:t>
      </w:r>
      <w:r w:rsidR="00960CA4" w:rsidRPr="0095547A">
        <w:rPr>
          <w:rStyle w:val="normaltextrun"/>
          <w:rFonts w:eastAsiaTheme="majorEastAsia"/>
        </w:rPr>
        <w:lastRenderedPageBreak/>
        <w:t>Without such a shared framework, severity-related data are difficult to capture, compare, and integrate, weakening downstream clinical and real-world applications.</w:t>
      </w:r>
    </w:p>
    <w:p w14:paraId="7CF05EFD" w14:textId="74A36E26" w:rsidR="00EE50F6" w:rsidRPr="0095547A" w:rsidRDefault="008B41CE" w:rsidP="00637D3F">
      <w:pPr>
        <w:pStyle w:val="paragraph"/>
        <w:spacing w:before="0" w:beforeAutospacing="0" w:after="240" w:afterAutospacing="0" w:line="360" w:lineRule="auto"/>
        <w:textAlignment w:val="baseline"/>
        <w:rPr>
          <w:rStyle w:val="normaltextrun"/>
          <w:rFonts w:eastAsiaTheme="majorEastAsia"/>
        </w:rPr>
      </w:pPr>
      <w:r w:rsidRPr="00753CDF">
        <w:rPr>
          <w:rStyle w:val="normaltextrun"/>
          <w:rFonts w:eastAsiaTheme="majorEastAsia"/>
          <w:vanish/>
        </w:rPr>
        <w:t>What varies</w:t>
      </w:r>
      <w:r w:rsidR="00826A9F" w:rsidRPr="00753CDF">
        <w:rPr>
          <w:rStyle w:val="normaltextrun"/>
          <w:rFonts w:eastAsiaTheme="majorEastAsia"/>
          <w:vanish/>
        </w:rPr>
        <w:t xml:space="preserve"> (link to data extraction table) </w:t>
      </w:r>
      <w:r w:rsidR="00D81D42" w:rsidRPr="0095547A">
        <w:rPr>
          <w:rStyle w:val="normaltextrun"/>
          <w:rFonts w:eastAsiaTheme="majorEastAsia"/>
        </w:rPr>
        <w:t xml:space="preserve">Despite its central role, disease severity </w:t>
      </w:r>
      <w:r w:rsidR="005359CA" w:rsidRPr="0095547A">
        <w:rPr>
          <w:rStyle w:val="normaltextrun"/>
          <w:rFonts w:eastAsiaTheme="majorEastAsia"/>
        </w:rPr>
        <w:t>is defined and operationalized</w:t>
      </w:r>
      <w:r w:rsidR="005A6629" w:rsidRPr="0095547A">
        <w:rPr>
          <w:rStyle w:val="normaltextrun"/>
          <w:rFonts w:eastAsiaTheme="majorEastAsia"/>
        </w:rPr>
        <w:t xml:space="preserve"> inconsistently across </w:t>
      </w:r>
      <w:r w:rsidR="005359CA" w:rsidRPr="0095547A">
        <w:rPr>
          <w:rStyle w:val="normaltextrun"/>
          <w:rFonts w:eastAsiaTheme="majorEastAsia"/>
        </w:rPr>
        <w:t xml:space="preserve">the </w:t>
      </w:r>
      <w:r w:rsidR="005A6629" w:rsidRPr="0095547A">
        <w:rPr>
          <w:rStyle w:val="normaltextrun"/>
          <w:rFonts w:eastAsiaTheme="majorEastAsia"/>
        </w:rPr>
        <w:t>literature</w:t>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&lt;EndNote&gt;&lt;Cite&gt;&lt;Author&gt;Guerin&lt;/Author&gt;&lt;Year&gt;2022&lt;/Year&gt;&lt;RecNum&gt;93&lt;/RecNum&gt;&lt;DisplayText&gt;&lt;style face="superscript"&gt;20&lt;/style&gt;&lt;/DisplayText&gt;&lt;record&gt;&lt;rec-number&gt;93&lt;/rec-number&gt;&lt;foreign-keys&gt;&lt;key app="EN" db-id="xtssa0pzvxr9fjewxd7v20a50txzpwwedvfv" timestamp="1757098535"&gt;93&lt;/key&gt;&lt;/foreign-keys&gt;&lt;ref-type name="Journal Article"&gt;17&lt;/ref-type&gt;&lt;contributors&gt;&lt;authors&gt;&lt;author&gt;Guerin, P. J.&lt;/author&gt;&lt;author&gt;McLean, A. R. D.&lt;/author&gt;&lt;author&gt;Rashan, S.&lt;/author&gt;&lt;author&gt;Lawal, A.&lt;/author&gt;&lt;author&gt;Watson, J. A.&lt;/author&gt;&lt;author&gt;Strub-Wourgaft, N.&lt;/author&gt;&lt;author&gt;White, N. J.&lt;/author&gt;&lt;/authors&gt;&lt;/contributors&gt;&lt;titles&gt;&lt;title&gt;Definitions matter: Heterogeneity of COVID-19 disease severity criteria and incomplete reporting compromise meta-analysis&lt;/title&gt;&lt;secondary-title&gt;PLOS Glob Public Health&lt;/secondary-title&gt;&lt;/titles&gt;&lt;periodical&gt;&lt;full-title&gt;PLOS Glob Public Health&lt;/full-title&gt;&lt;/periodical&gt;&lt;pages&gt;e0000561&lt;/pages&gt;&lt;volume&gt;2&lt;/volume&gt;&lt;number&gt;7&lt;/number&gt;&lt;edition&gt;20220719&lt;/edition&gt;&lt;dates&gt;&lt;year&gt;2022&lt;/year&gt;&lt;/dates&gt;&lt;isbn&gt;2767-3375 (Electronic)&amp;#xD;2767-3375 (Linking)&lt;/isbn&gt;&lt;accession-num&gt;36962738&lt;/accession-num&gt;&lt;urls&gt;&lt;related-urls&gt;&lt;url&gt;https://www.ncbi.nlm.nih.gov/pubmed/36962738&lt;/url&gt;&lt;/related-urls&gt;&lt;/urls&gt;&lt;custom1&gt;I have read the journal&amp;apos;s policy and the authors of this manuscript have the following competing interests: All authors have completed the ICMJE uniform disclosure form at www.icmje.org/coi_disclosure.pdf and declare: JAW and NJW are funded by the Wellcome Trust (ref: 220211/Z/20/Z and 093956/Z/10/C)&lt;/custom1&gt;&lt;custom2&gt;PMC10021556&lt;/custom2&gt;&lt;electronic-resource-num&gt;10.1371/journal.pgph.0000561&lt;/electronic-resource-num&gt;&lt;remote-database-name&gt;PubMed-not-MEDLINE&lt;/remote-database-name&gt;&lt;remote-database-provider&gt;NLM&lt;/remote-database-provider&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20</w:t>
      </w:r>
      <w:r w:rsidR="000A26F8">
        <w:rPr>
          <w:rStyle w:val="normaltextrun"/>
          <w:rFonts w:eastAsiaTheme="majorEastAsia"/>
        </w:rPr>
        <w:fldChar w:fldCharType="end"/>
      </w:r>
      <w:r w:rsidR="00D81D42" w:rsidRPr="0095547A">
        <w:rPr>
          <w:rStyle w:val="normaltextrun"/>
          <w:rFonts w:eastAsiaTheme="majorEastAsia"/>
        </w:rPr>
        <w:t>.</w:t>
      </w:r>
      <w:r w:rsidR="007C3546" w:rsidRPr="0095547A">
        <w:rPr>
          <w:rStyle w:val="normaltextrun"/>
          <w:rFonts w:eastAsiaTheme="majorEastAsia"/>
        </w:rPr>
        <w:t xml:space="preserve"> </w:t>
      </w:r>
      <w:r w:rsidR="002127D8" w:rsidRPr="002127D8">
        <w:rPr>
          <w:rStyle w:val="normaltextrun"/>
          <w:rFonts w:eastAsiaTheme="majorEastAsia"/>
        </w:rPr>
        <w:t>Variation occurs at three linked layers: the severity level terms used to grade “</w:t>
      </w:r>
      <w:commentRangeStart w:id="14"/>
      <w:r w:rsidR="002127D8" w:rsidRPr="002127D8">
        <w:rPr>
          <w:rStyle w:val="normaltextrun"/>
          <w:rFonts w:eastAsiaTheme="majorEastAsia"/>
        </w:rPr>
        <w:t xml:space="preserve">badness,” </w:t>
      </w:r>
      <w:commentRangeEnd w:id="14"/>
      <w:r w:rsidR="00370E15" w:rsidRPr="002127D8">
        <w:rPr>
          <w:rStyle w:val="CommentReference"/>
          <w:rFonts w:eastAsiaTheme="majorEastAsia"/>
          <w:sz w:val="24"/>
          <w:szCs w:val="24"/>
        </w:rPr>
        <w:commentReference w:id="14"/>
      </w:r>
      <w:r w:rsidR="002127D8" w:rsidRPr="002127D8">
        <w:rPr>
          <w:rStyle w:val="normaltextrun"/>
          <w:rFonts w:eastAsiaTheme="majorEastAsia"/>
        </w:rPr>
        <w:t>the dimension in which that badness is located—objective (e.g., clinical findings), subjective (e.g., symptoms), or societal (e.g., economic impact)—and the indicators or rules used to measure or approximate it; the relations among these layers are often left implicit.</w:t>
      </w:r>
      <w:r w:rsidR="002127D8">
        <w:rPr>
          <w:rStyle w:val="normaltextrun"/>
          <w:rFonts w:eastAsiaTheme="majorEastAsia"/>
        </w:rPr>
        <w:t xml:space="preserve"> Consequently, s</w:t>
      </w:r>
      <w:r w:rsidR="009C446F" w:rsidRPr="0095547A">
        <w:rPr>
          <w:rStyle w:val="normaltextrun"/>
          <w:rFonts w:eastAsiaTheme="majorEastAsia"/>
        </w:rPr>
        <w:t>ome</w:t>
      </w:r>
      <w:r w:rsidR="00705A35" w:rsidRPr="0095547A">
        <w:rPr>
          <w:rStyle w:val="normaltextrun"/>
          <w:rFonts w:eastAsiaTheme="majorEastAsia"/>
        </w:rPr>
        <w:t xml:space="preserve"> articles</w:t>
      </w:r>
      <w:r w:rsidR="009C446F" w:rsidRPr="0095547A">
        <w:rPr>
          <w:rStyle w:val="normaltextrun"/>
          <w:rFonts w:eastAsiaTheme="majorEastAsia"/>
        </w:rPr>
        <w:t xml:space="preserve"> </w:t>
      </w:r>
      <w:r w:rsidR="009A75E0">
        <w:rPr>
          <w:rStyle w:val="normaltextrun"/>
          <w:rFonts w:eastAsiaTheme="majorEastAsia"/>
        </w:rPr>
        <w:t>define severity primarily in objective dimension</w:t>
      </w:r>
      <w:r w:rsidR="000E7256">
        <w:rPr>
          <w:rStyle w:val="normaltextrun"/>
          <w:rFonts w:eastAsiaTheme="majorEastAsia"/>
        </w:rPr>
        <w:t xml:space="preserve"> (e.g., presence and extensiveness of disease in the body or physiologic thresholds such as eGFR cutoffs</w:t>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&lt;EndNote&gt;&lt;Cite&gt;&lt;Author&gt;Finlayson&lt;/Author&gt;&lt;Year&gt;2004&lt;/Year&gt;&lt;RecNum&gt;91&lt;/RecNum&gt;&lt;DisplayText&gt;&lt;style face="superscript"&gt;21&lt;/style&gt;&lt;/DisplayText&gt;&lt;record&gt;&lt;rec-number&gt;91&lt;/rec-number&gt;&lt;foreign-keys&gt;&lt;key app="EN" db-id="xtssa0pzvxr9fjewxd7v20a50txzpwwedvfv" timestamp="1757098108"&gt;91&lt;/key&gt;&lt;/foreign-keys&gt;&lt;ref-type name="Journal Article"&gt;17&lt;/ref-type&gt;&lt;contributors&gt;&lt;authors&gt;&lt;author&gt;Finlayson, T. L.&lt;/author&gt;&lt;author&gt;Moyer, C. A.&lt;/author&gt;&lt;author&gt;Sonnad, S. S.&lt;/author&gt;&lt;/authors&gt;&lt;/contributors&gt;&lt;titles&gt;&lt;title&gt;Assessing symptoms, disease severity, and quality of life in the clinical context: a theoretical framework&lt;/title&gt;&lt;secondary-title&gt;Am J Manag Care&lt;/secondary-title&gt;&lt;/titles&gt;&lt;periodical&gt;&lt;full-title&gt;Am J Manag Care&lt;/full-title&gt;&lt;/periodical&gt;&lt;pages&gt;336-44&lt;/pages&gt;&lt;volume&gt;10&lt;/volume&gt;&lt;number&gt;5&lt;/number&gt;&lt;dates&gt;&lt;year&gt;2004&lt;/year&gt;&lt;pub-dates&gt;&lt;date&gt;May&lt;/date&gt;&lt;/pub-dates&gt;&lt;/dates&gt;&lt;isbn&gt;1088-0224 (Print)&amp;#xD;1088-0224 (Linking)&lt;/isbn&gt;&lt;accession-num&gt;15152704&lt;/accession-num&gt;&lt;urls&gt;&lt;related-urls&gt;&lt;url&gt;https://www.ncbi.nlm.nih.gov/pubmed/15152704&lt;/url&gt;&lt;/related-urls&gt;&lt;/urls&gt;&lt;remote-database-name&gt;Medline&lt;/remote-database-name&gt;&lt;remote-database-provider&gt;NLM&lt;/remote-database-provider&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21</w:t>
      </w:r>
      <w:r w:rsidR="000A26F8">
        <w:rPr>
          <w:rStyle w:val="normaltextrun"/>
          <w:rFonts w:eastAsiaTheme="majorEastAsia"/>
        </w:rPr>
        <w:fldChar w:fldCharType="end"/>
      </w:r>
      <w:ins w:id="15" w:author="Harold Lehmann" w:date="2026-03-16T12:49:00Z" w16du:dateUtc="2026-03-16T16:49:00Z">
        <w:r w:rsidR="00E32A3E">
          <w:rPr>
            <w:rStyle w:val="normaltextrun"/>
            <w:rFonts w:eastAsiaTheme="majorEastAsia"/>
          </w:rPr>
          <w:t>,</w:t>
        </w:r>
      </w:ins>
      <w:del w:id="16" w:author="Harold Lehmann" w:date="2026-03-16T12:49:00Z" w16du:dateUtc="2026-03-16T16:49:00Z">
        <w:r w:rsidR="00405649" w:rsidRPr="0095547A" w:rsidDel="00E32A3E">
          <w:rPr>
            <w:rStyle w:val="normaltextrun"/>
            <w:rFonts w:eastAsiaTheme="majorEastAsia"/>
          </w:rPr>
          <w:delText>.</w:delText>
        </w:r>
      </w:del>
      <w:r w:rsidR="00405649" w:rsidRPr="0095547A">
        <w:rPr>
          <w:rStyle w:val="normaltextrun"/>
          <w:rFonts w:eastAsiaTheme="majorEastAsia"/>
        </w:rPr>
        <w:t xml:space="preserve"> </w:t>
      </w:r>
      <w:r w:rsidR="006C6AE6" w:rsidRPr="006C6AE6">
        <w:rPr>
          <w:rStyle w:val="normaltextrun"/>
          <w:rFonts w:eastAsiaTheme="majorEastAsia"/>
        </w:rPr>
        <w:t>whereas others emphasize subjective impact on the individual’s daily life</w:t>
      </w:r>
      <w:r w:rsidR="000A26F8">
        <w:rPr>
          <w:rStyle w:val="normaltextrun"/>
          <w:rFonts w:eastAsiaTheme="majorEastAsia"/>
        </w:rPr>
        <w:fldChar w:fldCharType="begin">
          <w:fldData xml:space="preserve">PEVuZE5vdGU+PENpdGU+PEF1dGhvcj5MaWFuZzwvQXV0aG9yPjxZZWFyPjIwMDY8L1llYXI+PFJl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==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PEVuZE5vdGU+PENpdGU+PEF1dGhvcj5MaWFuZzwvQXV0aG9yPjxZZWFyPjIwMDY8L1llYXI+PFJl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==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22,23</w:t>
      </w:r>
      <w:r w:rsidR="000A26F8">
        <w:rPr>
          <w:rStyle w:val="normaltextrun"/>
          <w:rFonts w:eastAsiaTheme="majorEastAsia"/>
        </w:rPr>
        <w:fldChar w:fldCharType="end"/>
      </w:r>
      <w:r w:rsidR="00561F9A">
        <w:rPr>
          <w:rStyle w:val="normaltextrun"/>
          <w:rFonts w:eastAsiaTheme="majorEastAsia"/>
        </w:rPr>
        <w:t xml:space="preserve">, </w:t>
      </w:r>
      <w:r w:rsidR="00561F9A" w:rsidRPr="00561F9A">
        <w:rPr>
          <w:rStyle w:val="normaltextrun"/>
          <w:rFonts w:eastAsiaTheme="majorEastAsia"/>
        </w:rPr>
        <w:t>and still others rely on societal proxies</w:t>
      </w:r>
      <w:ins w:id="17" w:author="Harold Lehmann" w:date="2026-03-16T12:49:00Z" w16du:dateUtc="2026-03-16T16:49:00Z">
        <w:r w:rsidR="000F24A5">
          <w:rPr>
            <w:rStyle w:val="normaltextrun"/>
            <w:rFonts w:eastAsiaTheme="majorEastAsia"/>
          </w:rPr>
          <w:t>,</w:t>
        </w:r>
      </w:ins>
      <w:r w:rsidR="00561F9A" w:rsidRPr="00561F9A">
        <w:rPr>
          <w:rStyle w:val="normaltextrun"/>
          <w:rFonts w:eastAsiaTheme="majorEastAsia"/>
        </w:rPr>
        <w:t xml:space="preserve"> such as hospitalization or cost. </w:t>
      </w:r>
      <w:r w:rsidR="004C2C9C" w:rsidRPr="004C2C9C">
        <w:rPr>
          <w:rStyle w:val="normaltextrun"/>
          <w:rFonts w:eastAsiaTheme="majorEastAsia"/>
        </w:rPr>
        <w:t>Without an explicit structure linking levels, dimensions, and indicators, “severity” can refer to different constructs across diseases and studies, limiting comparability and complicating integration into EHR phenotypes, decision support logic, and ML labels.</w:t>
      </w:r>
      <w:r w:rsidR="004C2C9C">
        <w:rPr>
          <w:rStyle w:val="normaltextrun"/>
          <w:rFonts w:eastAsiaTheme="majorEastAsia"/>
        </w:rPr>
        <w:t xml:space="preserve"> </w:t>
      </w:r>
    </w:p>
    <w:p w14:paraId="2FAF0313" w14:textId="0E98E7CB" w:rsidR="005B66E4" w:rsidRPr="005B66E4" w:rsidRDefault="00826A9F" w:rsidP="00637D3F">
      <w:pPr>
        <w:pStyle w:val="paragraph"/>
        <w:spacing w:before="0" w:beforeAutospacing="0" w:after="240" w:afterAutospacing="0" w:line="360" w:lineRule="auto"/>
        <w:textAlignment w:val="baseline"/>
        <w:rPr>
          <w:rStyle w:val="normaltextrun"/>
          <w:rFonts w:eastAsiaTheme="majorEastAsia"/>
        </w:rPr>
      </w:pPr>
      <w:r w:rsidRPr="000F24A5">
        <w:rPr>
          <w:rStyle w:val="normaltextrun"/>
          <w:rFonts w:eastAsiaTheme="majorEastAsia"/>
          <w:vanish/>
          <w:rPrChange w:id="18" w:author="Harold Lehmann" w:date="2026-03-16T12:51:00Z" w16du:dateUtc="2026-03-16T16:51:00Z">
            <w:rPr>
              <w:rStyle w:val="normaltextrun"/>
              <w:rFonts w:eastAsiaTheme="majorEastAsia"/>
            </w:rPr>
          </w:rPrChange>
        </w:rPr>
        <w:t>Opportunity</w:t>
      </w:r>
      <w:r w:rsidRPr="0095547A">
        <w:rPr>
          <w:rStyle w:val="normaltextrun"/>
          <w:rFonts w:eastAsiaTheme="majorEastAsia"/>
        </w:rPr>
        <w:t xml:space="preserve"> </w:t>
      </w:r>
      <w:del w:id="19" w:author="Harold Lehmann" w:date="2026-03-16T12:50:00Z" w16du:dateUtc="2026-03-16T16:50:00Z">
        <w:r w:rsidR="0029397D" w:rsidRPr="0095547A">
          <w:rPr>
            <w:rStyle w:val="normaltextrun"/>
            <w:rFonts w:eastAsiaTheme="majorEastAsia"/>
          </w:rPr>
          <w:delText xml:space="preserve">With </w:delText>
        </w:r>
      </w:del>
      <w:ins w:id="20" w:author="Harold Lehmann" w:date="2026-03-16T12:50:00Z" w16du:dateUtc="2026-03-16T16:50:00Z">
        <w:r w:rsidR="000F24A5">
          <w:rPr>
            <w:rStyle w:val="normaltextrun"/>
            <w:rFonts w:eastAsiaTheme="majorEastAsia"/>
          </w:rPr>
          <w:t>Despite</w:t>
        </w:r>
        <w:r w:rsidR="000F24A5" w:rsidRPr="0095547A">
          <w:rPr>
            <w:rStyle w:val="normaltextrun"/>
            <w:rFonts w:eastAsiaTheme="majorEastAsia"/>
          </w:rPr>
          <w:t xml:space="preserve"> </w:t>
        </w:r>
      </w:ins>
      <w:r w:rsidR="0029397D" w:rsidRPr="0095547A">
        <w:rPr>
          <w:rStyle w:val="normaltextrun"/>
          <w:rFonts w:eastAsiaTheme="majorEastAsia"/>
        </w:rPr>
        <w:t>decades of clinical research,</w:t>
      </w:r>
      <w:r w:rsidR="00883665">
        <w:rPr>
          <w:rStyle w:val="normaltextrun"/>
          <w:rFonts w:eastAsiaTheme="majorEastAsia"/>
        </w:rPr>
        <w:t xml:space="preserve"> </w:t>
      </w:r>
      <w:r w:rsidR="00D11FB3">
        <w:rPr>
          <w:rStyle w:val="normaltextrun"/>
          <w:rFonts w:eastAsiaTheme="majorEastAsia"/>
        </w:rPr>
        <w:t>there</w:t>
      </w:r>
      <w:r w:rsidR="00883665">
        <w:rPr>
          <w:rStyle w:val="normaltextrun"/>
          <w:rFonts w:eastAsiaTheme="majorEastAsia"/>
        </w:rPr>
        <w:t xml:space="preserve"> is </w:t>
      </w:r>
      <w:ins w:id="21" w:author="Harold Lehmann" w:date="2026-03-16T12:50:00Z" w16du:dateUtc="2026-03-16T16:50:00Z">
        <w:r w:rsidR="00C671CB">
          <w:rPr>
            <w:rStyle w:val="normaltextrun"/>
            <w:rFonts w:eastAsiaTheme="majorEastAsia"/>
          </w:rPr>
          <w:t xml:space="preserve">currently </w:t>
        </w:r>
      </w:ins>
      <w:r w:rsidR="00883665">
        <w:rPr>
          <w:rStyle w:val="normaltextrun"/>
          <w:rFonts w:eastAsiaTheme="majorEastAsia"/>
        </w:rPr>
        <w:t>no widely adopted framework</w:t>
      </w:r>
      <w:r w:rsidR="00100CA2">
        <w:rPr>
          <w:rStyle w:val="normaltextrun"/>
          <w:rFonts w:eastAsiaTheme="majorEastAsia"/>
        </w:rPr>
        <w:t xml:space="preserve"> </w:t>
      </w:r>
      <w:ins w:id="22" w:author="Harold Lehmann" w:date="2026-03-16T12:50:00Z" w16du:dateUtc="2026-03-16T16:50:00Z">
        <w:r w:rsidR="00C671CB">
          <w:rPr>
            <w:rStyle w:val="normaltextrun"/>
            <w:rFonts w:eastAsiaTheme="majorEastAsia"/>
          </w:rPr>
          <w:t xml:space="preserve">that </w:t>
        </w:r>
      </w:ins>
      <w:del w:id="23" w:author="Harold Lehmann" w:date="2026-03-16T12:50:00Z" w16du:dateUtc="2026-03-16T16:50:00Z">
        <w:r w:rsidR="00100CA2">
          <w:rPr>
            <w:rStyle w:val="normaltextrun"/>
            <w:rFonts w:eastAsiaTheme="majorEastAsia"/>
          </w:rPr>
          <w:delText xml:space="preserve">currently </w:delText>
        </w:r>
      </w:del>
      <w:r w:rsidR="00100CA2">
        <w:rPr>
          <w:rStyle w:val="normaltextrun"/>
          <w:rFonts w:eastAsiaTheme="majorEastAsia"/>
        </w:rPr>
        <w:t xml:space="preserve">captures disease severity in a way that generalizes </w:t>
      </w:r>
      <w:ins w:id="24" w:author="Harold Lehmann" w:date="2026-03-16T12:50:00Z" w16du:dateUtc="2026-03-16T16:50:00Z">
        <w:r w:rsidR="00C671CB">
          <w:rPr>
            <w:rStyle w:val="normaltextrun"/>
            <w:rFonts w:eastAsiaTheme="majorEastAsia"/>
          </w:rPr>
          <w:t>a</w:t>
        </w:r>
      </w:ins>
      <w:r w:rsidR="00100CA2">
        <w:rPr>
          <w:rStyle w:val="normaltextrun"/>
          <w:rFonts w:eastAsiaTheme="majorEastAsia"/>
        </w:rPr>
        <w:t xml:space="preserve">cross medical domains and </w:t>
      </w:r>
      <w:ins w:id="25" w:author="Harold Lehmann" w:date="2026-03-16T12:50:00Z" w16du:dateUtc="2026-03-16T16:50:00Z">
        <w:r w:rsidR="00C671CB">
          <w:rPr>
            <w:rStyle w:val="normaltextrun"/>
            <w:rFonts w:eastAsiaTheme="majorEastAsia"/>
          </w:rPr>
          <w:t xml:space="preserve">that </w:t>
        </w:r>
      </w:ins>
      <w:r w:rsidR="00100CA2">
        <w:rPr>
          <w:rStyle w:val="normaltextrun"/>
          <w:rFonts w:eastAsiaTheme="majorEastAsia"/>
        </w:rPr>
        <w:t>support</w:t>
      </w:r>
      <w:ins w:id="26" w:author="Harold Lehmann" w:date="2026-03-16T12:50:00Z" w16du:dateUtc="2026-03-16T16:50:00Z">
        <w:r w:rsidR="00C671CB">
          <w:rPr>
            <w:rStyle w:val="normaltextrun"/>
            <w:rFonts w:eastAsiaTheme="majorEastAsia"/>
          </w:rPr>
          <w:t>s</w:t>
        </w:r>
      </w:ins>
      <w:r w:rsidR="00100CA2">
        <w:rPr>
          <w:rStyle w:val="normaltextrun"/>
          <w:rFonts w:eastAsiaTheme="majorEastAsia"/>
        </w:rPr>
        <w:t xml:space="preserve"> consistent use across contexts</w:t>
      </w:r>
      <w:r w:rsidR="00883665">
        <w:rPr>
          <w:rStyle w:val="normaltextrun"/>
          <w:rFonts w:eastAsiaTheme="majorEastAsia"/>
        </w:rPr>
        <w:t>.</w:t>
      </w:r>
      <w:r w:rsidR="0029397D" w:rsidRPr="0095547A">
        <w:rPr>
          <w:rStyle w:val="normaltextrun"/>
          <w:rFonts w:eastAsiaTheme="majorEastAsia"/>
        </w:rPr>
        <w:t xml:space="preserve"> Existing</w:t>
      </w:r>
      <w:r w:rsidR="00EE50F6" w:rsidRPr="0095547A">
        <w:rPr>
          <w:rStyle w:val="normaltextrun"/>
          <w:rFonts w:eastAsiaTheme="majorEastAsia"/>
        </w:rPr>
        <w:t xml:space="preserve"> conceptual frameworks </w:t>
      </w:r>
      <w:r w:rsidR="00CF1F1E">
        <w:rPr>
          <w:rStyle w:val="normaltextrun"/>
          <w:rFonts w:eastAsiaTheme="majorEastAsia"/>
        </w:rPr>
        <w:t>a</w:t>
      </w:r>
      <w:r w:rsidR="00CF1F1E" w:rsidRPr="00CF1F1E">
        <w:rPr>
          <w:rStyle w:val="normaltextrun"/>
          <w:rFonts w:eastAsiaTheme="majorEastAsia"/>
        </w:rPr>
        <w:t>re typically developed within single specialties and emphasize different aspects of “badness,”</w:t>
      </w:r>
      <w:r w:rsidR="00EE50F6" w:rsidRPr="0095547A">
        <w:rPr>
          <w:rStyle w:val="normaltextrun"/>
          <w:rFonts w:eastAsiaTheme="majorEastAsia"/>
        </w:rPr>
        <w:t xml:space="preserve">, </w:t>
      </w:r>
      <w:r w:rsidR="00CF1F1E">
        <w:rPr>
          <w:rStyle w:val="normaltextrun"/>
          <w:rFonts w:eastAsiaTheme="majorEastAsia"/>
        </w:rPr>
        <w:t xml:space="preserve">such as </w:t>
      </w:r>
      <w:r w:rsidR="00EE50F6" w:rsidRPr="0095547A">
        <w:rPr>
          <w:rStyle w:val="normaltextrun"/>
          <w:rFonts w:eastAsiaTheme="majorEastAsia"/>
        </w:rPr>
        <w:t>disease causality</w:t>
      </w:r>
      <w:r w:rsidR="00647361" w:rsidRPr="0095547A">
        <w:rPr>
          <w:rStyle w:val="normaltextrun"/>
          <w:rFonts w:eastAsiaTheme="majorEastAsia"/>
        </w:rPr>
        <w:t xml:space="preserve"> and course</w:t>
      </w:r>
      <w:r w:rsidR="000A26F8">
        <w:rPr>
          <w:rStyle w:val="normaltextrun"/>
          <w:rFonts w:eastAsiaTheme="majorEastAsia"/>
        </w:rPr>
        <w:fldChar w:fldCharType="begin">
          <w:fldData xml:space="preserve">PEVuZE5vdGU+PENpdGU+PEF1dGhvcj5WYW4gR29ldGhlbTwvQXV0aG9yPjxZZWFyPjIwMjE8L1ll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PEVuZE5vdGU+PENpdGU+PEF1dGhvcj5WYW4gR29ldGhlbTwvQXV0aG9yPjxZZWFyPjIwMjE8L1ll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24,25</w:t>
      </w:r>
      <w:r w:rsidR="000A26F8">
        <w:rPr>
          <w:rStyle w:val="normaltextrun"/>
          <w:rFonts w:eastAsiaTheme="majorEastAsia"/>
        </w:rPr>
        <w:fldChar w:fldCharType="end"/>
      </w:r>
      <w:r w:rsidR="00EE50F6" w:rsidRPr="0095547A">
        <w:rPr>
          <w:rStyle w:val="normaltextrun"/>
          <w:rFonts w:eastAsiaTheme="majorEastAsia"/>
        </w:rPr>
        <w:t>,</w:t>
      </w:r>
      <w:r w:rsidR="00647361" w:rsidRPr="0095547A">
        <w:rPr>
          <w:rStyle w:val="normaltextrun"/>
          <w:rFonts w:eastAsiaTheme="majorEastAsia"/>
        </w:rPr>
        <w:t xml:space="preserve"> disease or</w:t>
      </w:r>
      <w:r w:rsidR="00EE50F6" w:rsidRPr="0095547A">
        <w:rPr>
          <w:rStyle w:val="normaltextrun"/>
          <w:rFonts w:eastAsiaTheme="majorEastAsia"/>
        </w:rPr>
        <w:t xml:space="preserve"> symptom burden</w:t>
      </w:r>
      <w:r w:rsidR="000A26F8">
        <w:rPr>
          <w:rStyle w:val="normaltextrun"/>
          <w:rFonts w:eastAsiaTheme="majorEastAsia"/>
        </w:rPr>
        <w:fldChar w:fldCharType="begin">
          <w:fldData xml:space="preserve">PEVuZE5vdGU+PENpdGU+PEF1dGhvcj5CYXJuZXR0PC9BdXRob3I+PFllYXI+MjAxNDwvWWVhcj48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PEVuZE5vdGU+PENpdGU+PEF1dGhvcj5CYXJuZXR0PC9BdXRob3I+PFllYXI+MjAxNDwvWWVhcj48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25-27</w:t>
      </w:r>
      <w:r w:rsidR="000A26F8">
        <w:rPr>
          <w:rStyle w:val="normaltextrun"/>
          <w:rFonts w:eastAsiaTheme="majorEastAsia"/>
        </w:rPr>
        <w:fldChar w:fldCharType="end"/>
      </w:r>
      <w:r w:rsidR="00EE50F6" w:rsidRPr="0095547A">
        <w:rPr>
          <w:rStyle w:val="normaltextrun"/>
          <w:rFonts w:eastAsiaTheme="majorEastAsia"/>
        </w:rPr>
        <w:t>, or functional limitations</w:t>
      </w:r>
      <w:r w:rsidR="000A26F8">
        <w:rPr>
          <w:rStyle w:val="normaltextrun"/>
          <w:rFonts w:eastAsiaTheme="majorEastAsia"/>
        </w:rPr>
        <w:fldChar w:fldCharType="begin">
          <w:fldData xml:space="preserve">PEVuZE5vdGU+PENpdGU+PEF1dGhvcj5CYXJuZXR0PC9BdXRob3I+PFllYXI+MjAxNDwvWWVhcj48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=
</w:fldData>
        </w:fldChar>
      </w:r>
      <w:r w:rsidR="000A26F8">
        <w:rPr>
          <w:rStyle w:val="normaltextrun"/>
          <w:rFonts w:eastAsiaTheme="majorEastAsia"/>
        </w:rPr>
        <w:instrText xml:space="preserve"> ADDIN EN.CITE </w:instrText>
      </w:r>
      <w:r w:rsidR="000A26F8">
        <w:rPr>
          <w:rStyle w:val="normaltextrun"/>
          <w:rFonts w:eastAsiaTheme="majorEastAsia"/>
        </w:rPr>
        <w:fldChar w:fldCharType="begin">
          <w:fldData xml:space="preserve">PEVuZE5vdGU+PENpdGU+PEF1dGhvcj5CYXJuZXR0PC9BdXRob3I+PFllYXI+MjAxNDwvWWVhcj48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=
</w:fldData>
        </w:fldChar>
      </w:r>
      <w:r w:rsidR="000A26F8">
        <w:rPr>
          <w:rStyle w:val="normaltextrun"/>
          <w:rFonts w:eastAsiaTheme="majorEastAsia"/>
        </w:rPr>
        <w:instrText xml:space="preserve"> ADDIN EN.CITE.DATA </w:instrText>
      </w:r>
      <w:r w:rsidR="000A26F8">
        <w:rPr>
          <w:rStyle w:val="normaltextrun"/>
          <w:rFonts w:eastAsiaTheme="majorEastAsia"/>
        </w:rPr>
      </w:r>
      <w:r w:rsidR="000A26F8">
        <w:rPr>
          <w:rStyle w:val="normaltextrun"/>
          <w:rFonts w:eastAsiaTheme="majorEastAsia"/>
        </w:rPr>
        <w:fldChar w:fldCharType="end"/>
      </w:r>
      <w:r w:rsidR="000A26F8">
        <w:rPr>
          <w:rStyle w:val="normaltextrun"/>
          <w:rFonts w:eastAsiaTheme="majorEastAsia"/>
        </w:rPr>
        <w:fldChar w:fldCharType="separate"/>
      </w:r>
      <w:r w:rsidR="000A26F8" w:rsidRPr="000A26F8">
        <w:rPr>
          <w:rStyle w:val="normaltextrun"/>
          <w:rFonts w:eastAsiaTheme="majorEastAsia"/>
          <w:noProof/>
          <w:vertAlign w:val="superscript"/>
        </w:rPr>
        <w:t>26,27</w:t>
      </w:r>
      <w:r w:rsidR="000A26F8">
        <w:rPr>
          <w:rStyle w:val="normaltextrun"/>
          <w:rFonts w:eastAsiaTheme="majorEastAsia"/>
        </w:rPr>
        <w:fldChar w:fldCharType="end"/>
      </w:r>
      <w:r w:rsidR="00EE50F6" w:rsidRPr="0095547A">
        <w:rPr>
          <w:rStyle w:val="normaltextrun"/>
          <w:rFonts w:eastAsiaTheme="majorEastAsia"/>
        </w:rPr>
        <w:t xml:space="preserve">. </w:t>
      </w:r>
      <w:r w:rsidR="00E230BD" w:rsidRPr="00E230BD">
        <w:rPr>
          <w:rStyle w:val="normaltextrun"/>
          <w:rFonts w:eastAsiaTheme="majorEastAsia"/>
        </w:rPr>
        <w:t xml:space="preserve">As a result, severity constructs are often domain- and purpose-bound, and it remains unclear which elements can be transferred across conditions or reused when patients have multimorbidity. </w:t>
      </w:r>
      <w:r w:rsidR="005B66E4" w:rsidRPr="005B66E4">
        <w:rPr>
          <w:rStyle w:val="normaltextrun"/>
          <w:rFonts w:eastAsiaTheme="majorEastAsia"/>
        </w:rPr>
        <w:t xml:space="preserve">This </w:t>
      </w:r>
      <w:ins w:id="27" w:author="Harold Lehmann" w:date="2026-03-16T12:53:00Z" w16du:dateUtc="2026-03-16T16:53:00Z">
        <w:r w:rsidR="00E02FF6">
          <w:rPr>
            <w:rStyle w:val="normaltextrun"/>
            <w:rFonts w:eastAsiaTheme="majorEastAsia"/>
          </w:rPr>
          <w:t>lack of transferability</w:t>
        </w:r>
        <w:r w:rsidR="005B66E4" w:rsidRPr="005B66E4">
          <w:rPr>
            <w:rStyle w:val="normaltextrun"/>
            <w:rFonts w:eastAsiaTheme="majorEastAsia"/>
          </w:rPr>
          <w:t xml:space="preserve"> </w:t>
        </w:r>
      </w:ins>
      <w:r w:rsidR="005B66E4" w:rsidRPr="005B66E4">
        <w:rPr>
          <w:rStyle w:val="normaltextrun"/>
          <w:rFonts w:eastAsiaTheme="majorEastAsia"/>
        </w:rPr>
        <w:t xml:space="preserve">limits cross-specialty synthesis and undermines computable representation of severity in EHR phenotypes, clinical decision support, and AI/ML models that depend on stable constructs. </w:t>
      </w:r>
      <w:del w:id="28" w:author="Harold Lehmann" w:date="2026-03-16T12:55:00Z" w16du:dateUtc="2026-03-16T16:55:00Z">
        <w:r w:rsidR="00570BAA" w:rsidRPr="0095547A">
          <w:rPr>
            <w:rStyle w:val="normaltextrun"/>
            <w:rFonts w:eastAsiaTheme="majorEastAsia"/>
          </w:rPr>
          <w:delText>To</w:delText>
        </w:r>
        <w:r w:rsidR="00EE50F6" w:rsidRPr="0095547A">
          <w:rPr>
            <w:rStyle w:val="normaltextrun"/>
            <w:rFonts w:eastAsiaTheme="majorEastAsia"/>
          </w:rPr>
          <w:delText xml:space="preserve"> address this gap, </w:delText>
        </w:r>
        <w:r w:rsidR="005B66E4">
          <w:rPr>
            <w:rStyle w:val="normaltextrun"/>
            <w:rFonts w:eastAsiaTheme="majorEastAsia"/>
          </w:rPr>
          <w:delText>a</w:delText>
        </w:r>
      </w:del>
      <w:ins w:id="29" w:author="Harold Lehmann" w:date="2026-03-16T12:55:00Z" w16du:dateUtc="2026-03-16T16:55:00Z">
        <w:r w:rsidR="00986952">
          <w:rPr>
            <w:rStyle w:val="normaltextrun"/>
            <w:rFonts w:eastAsiaTheme="majorEastAsia"/>
          </w:rPr>
          <w:t>A</w:t>
        </w:r>
      </w:ins>
      <w:r w:rsidR="005B66E4">
        <w:rPr>
          <w:rStyle w:val="normaltextrun"/>
          <w:rFonts w:eastAsiaTheme="majorEastAsia"/>
        </w:rPr>
        <w:t xml:space="preserve"> </w:t>
      </w:r>
      <w:r w:rsidR="005B66E4" w:rsidRPr="005B66E4">
        <w:rPr>
          <w:rStyle w:val="normaltextrun"/>
          <w:rFonts w:eastAsiaTheme="majorEastAsia"/>
        </w:rPr>
        <w:t>unified framework that explicitly integrates objective, subjective, and societal dimensions</w:t>
      </w:r>
      <w:r w:rsidR="005500EA">
        <w:rPr>
          <w:rStyle w:val="normaltextrun"/>
          <w:rFonts w:eastAsiaTheme="majorEastAsia"/>
        </w:rPr>
        <w:t xml:space="preserve"> </w:t>
      </w:r>
      <w:r w:rsidR="005B66E4" w:rsidRPr="005B66E4">
        <w:rPr>
          <w:rStyle w:val="normaltextrun"/>
          <w:rFonts w:eastAsiaTheme="majorEastAsia"/>
        </w:rPr>
        <w:t xml:space="preserve">and </w:t>
      </w:r>
      <w:ins w:id="30" w:author="Harold Lehmann" w:date="2026-03-16T12:55:00Z" w16du:dateUtc="2026-03-16T16:55:00Z">
        <w:r w:rsidR="00986952">
          <w:rPr>
            <w:rStyle w:val="normaltextrun"/>
            <w:rFonts w:eastAsiaTheme="majorEastAsia"/>
          </w:rPr>
          <w:t xml:space="preserve">that </w:t>
        </w:r>
      </w:ins>
      <w:r w:rsidR="005B66E4" w:rsidRPr="005B66E4">
        <w:rPr>
          <w:rStyle w:val="normaltextrun"/>
          <w:rFonts w:eastAsiaTheme="majorEastAsia"/>
        </w:rPr>
        <w:t xml:space="preserve">specifies how </w:t>
      </w:r>
      <w:r w:rsidR="005500EA">
        <w:rPr>
          <w:rStyle w:val="normaltextrun"/>
          <w:rFonts w:eastAsiaTheme="majorEastAsia"/>
        </w:rPr>
        <w:t xml:space="preserve">multiple-level </w:t>
      </w:r>
      <w:r w:rsidR="005B66E4" w:rsidRPr="005B66E4">
        <w:rPr>
          <w:rStyle w:val="normaltextrun"/>
          <w:rFonts w:eastAsiaTheme="majorEastAsia"/>
        </w:rPr>
        <w:t>indicators map to these dimensions</w:t>
      </w:r>
      <w:del w:id="31" w:author="Harold Lehmann" w:date="2026-03-16T12:55:00Z" w16du:dateUtc="2026-03-16T16:55:00Z">
        <w:r w:rsidR="005500EA">
          <w:rPr>
            <w:rStyle w:val="normaltextrun"/>
            <w:rFonts w:eastAsiaTheme="majorEastAsia"/>
          </w:rPr>
          <w:delText>,</w:delText>
        </w:r>
      </w:del>
      <w:r w:rsidR="005500EA">
        <w:rPr>
          <w:rStyle w:val="normaltextrun"/>
          <w:rFonts w:eastAsiaTheme="majorEastAsia"/>
        </w:rPr>
        <w:t xml:space="preserve"> </w:t>
      </w:r>
      <w:r w:rsidR="005B66E4" w:rsidRPr="005B66E4">
        <w:rPr>
          <w:rStyle w:val="normaltextrun"/>
          <w:rFonts w:eastAsiaTheme="majorEastAsia"/>
        </w:rPr>
        <w:t xml:space="preserve">would </w:t>
      </w:r>
      <w:ins w:id="32" w:author="Harold Lehmann" w:date="2026-03-16T12:54:00Z" w16du:dateUtc="2026-03-16T16:54:00Z">
        <w:r w:rsidR="00986952">
          <w:rPr>
            <w:rStyle w:val="normaltextrun"/>
            <w:rFonts w:eastAsiaTheme="majorEastAsia"/>
          </w:rPr>
          <w:t>a</w:t>
        </w:r>
      </w:ins>
      <w:ins w:id="33" w:author="Harold Lehmann" w:date="2026-03-16T12:55:00Z" w16du:dateUtc="2026-03-16T16:55:00Z">
        <w:r w:rsidR="00986952">
          <w:rPr>
            <w:rStyle w:val="normaltextrun"/>
            <w:rFonts w:eastAsiaTheme="majorEastAsia"/>
          </w:rPr>
          <w:t xml:space="preserve">ddress this gap by </w:t>
        </w:r>
      </w:ins>
      <w:r w:rsidR="005B66E4" w:rsidRPr="005B66E4">
        <w:rPr>
          <w:rStyle w:val="normaltextrun"/>
          <w:rFonts w:eastAsiaTheme="majorEastAsia"/>
        </w:rPr>
        <w:t>improv</w:t>
      </w:r>
      <w:ins w:id="34" w:author="Harold Lehmann" w:date="2026-03-16T12:55:00Z" w16du:dateUtc="2026-03-16T16:55:00Z">
        <w:r w:rsidR="00986952">
          <w:rPr>
            <w:rStyle w:val="normaltextrun"/>
            <w:rFonts w:eastAsiaTheme="majorEastAsia"/>
          </w:rPr>
          <w:t>ing</w:t>
        </w:r>
      </w:ins>
      <w:del w:id="35" w:author="Harold Lehmann" w:date="2026-03-16T12:55:00Z" w16du:dateUtc="2026-03-16T16:55:00Z">
        <w:r w:rsidR="005B66E4" w:rsidRPr="005B66E4" w:rsidDel="00986952">
          <w:rPr>
            <w:rStyle w:val="normaltextrun"/>
            <w:rFonts w:eastAsiaTheme="majorEastAsia"/>
          </w:rPr>
          <w:delText>e</w:delText>
        </w:r>
      </w:del>
      <w:r w:rsidR="005B66E4" w:rsidRPr="005B66E4">
        <w:rPr>
          <w:rStyle w:val="normaltextrun"/>
          <w:rFonts w:eastAsiaTheme="majorEastAsia"/>
        </w:rPr>
        <w:t xml:space="preserve"> comparability across diseases and strengthen</w:t>
      </w:r>
      <w:ins w:id="36" w:author="Christelle Xiong" w:date="2026-03-16T12:56:00Z" w16du:dateUtc="2026-03-16T16:56:00Z">
        <w:r w:rsidR="009F25CD">
          <w:rPr>
            <w:rStyle w:val="normaltextrun"/>
            <w:rFonts w:eastAsiaTheme="majorEastAsia"/>
          </w:rPr>
          <w:t>ing</w:t>
        </w:r>
      </w:ins>
      <w:r w:rsidR="005B66E4" w:rsidRPr="005B66E4">
        <w:rPr>
          <w:rStyle w:val="normaltextrun"/>
          <w:rFonts w:eastAsiaTheme="majorEastAsia"/>
        </w:rPr>
        <w:t xml:space="preserve"> downstream clinical and informatics applications.</w:t>
      </w:r>
    </w:p>
    <w:p w14:paraId="237B0EAF" w14:textId="08677EBF" w:rsidR="00010D01" w:rsidRDefault="0073062F" w:rsidP="00637D3F">
      <w:pPr>
        <w:pStyle w:val="paragraph"/>
        <w:spacing w:before="0" w:beforeAutospacing="0" w:after="240" w:afterAutospacing="0" w:line="360" w:lineRule="auto"/>
        <w:textAlignment w:val="baseline"/>
        <w:rPr>
          <w:rStyle w:val="normaltextrun"/>
          <w:rFonts w:eastAsiaTheme="majorEastAsia"/>
        </w:rPr>
      </w:pPr>
      <w:r w:rsidRPr="006200C7">
        <w:rPr>
          <w:rStyle w:val="normaltextrun"/>
          <w:rFonts w:eastAsiaTheme="majorEastAsia"/>
          <w:vanish/>
          <w:rPrChange w:id="37" w:author="Harold Lehmann" w:date="2026-03-16T12:56:00Z" w16du:dateUtc="2026-03-16T16:56:00Z">
            <w:rPr>
              <w:rStyle w:val="normaltextrun"/>
              <w:rFonts w:eastAsiaTheme="majorEastAsia"/>
            </w:rPr>
          </w:rPrChange>
        </w:rPr>
        <w:lastRenderedPageBreak/>
        <w:t xml:space="preserve">Contribution </w:t>
      </w:r>
      <w:r w:rsidR="00570BAA" w:rsidRPr="0095547A">
        <w:rPr>
          <w:rStyle w:val="normaltextrun"/>
          <w:rFonts w:eastAsiaTheme="majorEastAsia"/>
        </w:rPr>
        <w:t xml:space="preserve">To the best of our knowledge, </w:t>
      </w:r>
      <w:r w:rsidR="00F50DA1" w:rsidRPr="0095547A">
        <w:rPr>
          <w:rStyle w:val="normaltextrun"/>
          <w:rFonts w:eastAsiaTheme="majorEastAsia"/>
        </w:rPr>
        <w:t>this is</w:t>
      </w:r>
      <w:r w:rsidR="00570BAA" w:rsidRPr="0095547A">
        <w:rPr>
          <w:rStyle w:val="normaltextrun"/>
          <w:rFonts w:eastAsiaTheme="majorEastAsia"/>
        </w:rPr>
        <w:t xml:space="preserve"> the first scoping review </w:t>
      </w:r>
      <w:r w:rsidR="00F50DA1" w:rsidRPr="0095547A">
        <w:rPr>
          <w:rStyle w:val="normaltextrun"/>
          <w:rFonts w:eastAsiaTheme="majorEastAsia"/>
        </w:rPr>
        <w:t>to systematically assemble and analyze how disease severity has been conceptualized and formalized across clinical domains. By aligning existing frameworks and evaluating their commonalities and differences,</w:t>
      </w:r>
      <w:r w:rsidR="00E42799">
        <w:rPr>
          <w:rStyle w:val="normaltextrun"/>
          <w:rFonts w:eastAsiaTheme="majorEastAsia"/>
        </w:rPr>
        <w:t xml:space="preserve"> </w:t>
      </w:r>
      <w:r w:rsidR="00E42799" w:rsidRPr="00E42799">
        <w:rPr>
          <w:rStyle w:val="normaltextrun"/>
          <w:rFonts w:eastAsiaTheme="majorEastAsia"/>
        </w:rPr>
        <w:t xml:space="preserve">we will identify recurrent </w:t>
      </w:r>
      <w:r w:rsidR="00E42799">
        <w:rPr>
          <w:rStyle w:val="normaltextrun"/>
          <w:rFonts w:eastAsiaTheme="majorEastAsia"/>
        </w:rPr>
        <w:t>themes</w:t>
      </w:r>
      <w:r w:rsidR="00E42799" w:rsidRPr="00E42799">
        <w:rPr>
          <w:rStyle w:val="normaltextrun"/>
          <w:rFonts w:eastAsiaTheme="majorEastAsia"/>
        </w:rPr>
        <w:t>, domain-specific assumptions, and areas of omission or overlap. We will then synthesize these findings into an ontology-</w:t>
      </w:r>
      <w:r w:rsidR="00E42799">
        <w:rPr>
          <w:rStyle w:val="normaltextrun"/>
          <w:rFonts w:eastAsiaTheme="majorEastAsia"/>
        </w:rPr>
        <w:t xml:space="preserve">based </w:t>
      </w:r>
      <w:r w:rsidR="00E42799" w:rsidRPr="00E42799">
        <w:rPr>
          <w:rStyle w:val="normaltextrun"/>
          <w:rFonts w:eastAsiaTheme="majorEastAsia"/>
        </w:rPr>
        <w:t xml:space="preserve">conceptual framework that distinguishes </w:t>
      </w:r>
      <w:r w:rsidR="00674C56">
        <w:rPr>
          <w:rStyle w:val="normaltextrun"/>
          <w:rFonts w:eastAsiaTheme="majorEastAsia"/>
        </w:rPr>
        <w:t>multi-dimension and multi</w:t>
      </w:r>
      <w:r w:rsidR="00010D01">
        <w:rPr>
          <w:rStyle w:val="normaltextrun"/>
          <w:rFonts w:eastAsiaTheme="majorEastAsia"/>
        </w:rPr>
        <w:t>-</w:t>
      </w:r>
      <w:r w:rsidR="00674C56">
        <w:rPr>
          <w:rStyle w:val="normaltextrun"/>
          <w:rFonts w:eastAsiaTheme="majorEastAsia"/>
        </w:rPr>
        <w:t>level</w:t>
      </w:r>
      <w:r w:rsidR="00010D01">
        <w:rPr>
          <w:rStyle w:val="normaltextrun"/>
          <w:rFonts w:eastAsiaTheme="majorEastAsia"/>
        </w:rPr>
        <w:t xml:space="preserve"> </w:t>
      </w:r>
      <w:r w:rsidR="00E42799" w:rsidRPr="00E42799">
        <w:rPr>
          <w:rStyle w:val="normaltextrun"/>
          <w:rFonts w:eastAsiaTheme="majorEastAsia"/>
        </w:rPr>
        <w:t>and makes explicit the relations between severity constructs</w:t>
      </w:r>
      <w:r w:rsidR="00F50DA1" w:rsidRPr="0095547A">
        <w:rPr>
          <w:rStyle w:val="normaltextrun"/>
          <w:rFonts w:eastAsiaTheme="majorEastAsia"/>
        </w:rPr>
        <w:t xml:space="preserve">. </w:t>
      </w:r>
      <w:r w:rsidR="00674C56" w:rsidRPr="00674C56">
        <w:rPr>
          <w:rStyle w:val="normaltextrun"/>
          <w:rFonts w:eastAsiaTheme="majorEastAsia"/>
        </w:rPr>
        <w:t>This framework is intended to support cross-disease comparability, improve reproducibility of severity in informatics studies, and provide a clearer foundation for clinical decision support and AI/ML applications.</w:t>
      </w:r>
      <w:r w:rsidR="00674C56">
        <w:rPr>
          <w:rStyle w:val="normaltextrun"/>
          <w:rFonts w:eastAsiaTheme="majorEastAsia"/>
        </w:rPr>
        <w:t xml:space="preserve"> </w:t>
      </w:r>
      <w:bookmarkEnd w:id="1"/>
    </w:p>
    <w:p w14:paraId="2449E73D" w14:textId="38F82A49"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Review objective</w:t>
      </w:r>
      <w:r w:rsidRPr="0095547A">
        <w:rPr>
          <w:rStyle w:val="eop"/>
          <w:rFonts w:eastAsiaTheme="majorEastAsia"/>
          <w:color w:val="0F4761"/>
          <w:sz w:val="40"/>
          <w:szCs w:val="40"/>
        </w:rPr>
        <w:t> </w:t>
      </w:r>
    </w:p>
    <w:p w14:paraId="15F86AB8" w14:textId="61511115" w:rsidR="00007FDE" w:rsidRPr="0095547A" w:rsidRDefault="00007FDE" w:rsidP="00637D3F">
      <w:pPr>
        <w:pStyle w:val="paragraph"/>
        <w:spacing w:before="0" w:beforeAutospacing="0" w:after="240" w:afterAutospacing="0" w:line="360" w:lineRule="auto"/>
        <w:textAlignment w:val="baseline"/>
        <w:rPr>
          <w:rStyle w:val="normaltextrun"/>
          <w:sz w:val="18"/>
          <w:szCs w:val="18"/>
        </w:rPr>
      </w:pPr>
      <w:r w:rsidRPr="0095547A">
        <w:rPr>
          <w:rStyle w:val="normaltextrun"/>
          <w:rFonts w:eastAsiaTheme="majorEastAsia"/>
        </w:rPr>
        <w:t xml:space="preserve">The primary objective is to </w:t>
      </w:r>
      <w:r w:rsidR="00804FCE" w:rsidRPr="0095547A">
        <w:rPr>
          <w:rStyle w:val="normaltextrun"/>
          <w:rFonts w:eastAsiaTheme="majorEastAsia"/>
        </w:rPr>
        <w:t>align</w:t>
      </w:r>
      <w:r w:rsidRPr="0095547A">
        <w:rPr>
          <w:rStyle w:val="normaltextrun"/>
          <w:rFonts w:eastAsiaTheme="majorEastAsia"/>
        </w:rPr>
        <w:t xml:space="preserve"> and to synthesize existing literature on the definitions</w:t>
      </w:r>
      <w:r w:rsidR="007A049C" w:rsidRPr="0095547A">
        <w:rPr>
          <w:rStyle w:val="normaltextrun"/>
          <w:rFonts w:eastAsiaTheme="majorEastAsia"/>
        </w:rPr>
        <w:t xml:space="preserve"> and </w:t>
      </w:r>
      <w:r w:rsidRPr="0095547A">
        <w:rPr>
          <w:rStyle w:val="normaltextrun"/>
          <w:rFonts w:eastAsiaTheme="majorEastAsia"/>
        </w:rPr>
        <w:t>conceptual frameworks</w:t>
      </w:r>
      <w:r w:rsidR="007A049C" w:rsidRPr="0095547A">
        <w:rPr>
          <w:rStyle w:val="normaltextrun"/>
          <w:rFonts w:eastAsiaTheme="majorEastAsia"/>
        </w:rPr>
        <w:t xml:space="preserve"> </w:t>
      </w:r>
      <w:r w:rsidRPr="0095547A">
        <w:rPr>
          <w:rStyle w:val="normaltextrun"/>
          <w:rFonts w:eastAsiaTheme="majorEastAsia"/>
        </w:rPr>
        <w:t>of disease severity</w:t>
      </w:r>
      <w:r w:rsidR="007A049C" w:rsidRPr="0095547A">
        <w:rPr>
          <w:rStyle w:val="normaltextrun"/>
          <w:rFonts w:eastAsiaTheme="majorEastAsia"/>
        </w:rPr>
        <w:t xml:space="preserve"> and related concepts</w:t>
      </w:r>
      <w:r w:rsidRPr="0095547A">
        <w:rPr>
          <w:rStyle w:val="normaltextrun"/>
          <w:rFonts w:eastAsiaTheme="majorEastAsia"/>
        </w:rPr>
        <w:t>.</w:t>
      </w:r>
      <w:r w:rsidRPr="0095547A">
        <w:rPr>
          <w:rStyle w:val="eop"/>
          <w:rFonts w:eastAsiaTheme="majorEastAsia"/>
        </w:rPr>
        <w:t> </w:t>
      </w:r>
      <w:r w:rsidR="00AE07F7" w:rsidRPr="0095547A">
        <w:rPr>
          <w:rStyle w:val="eop"/>
          <w:rFonts w:eastAsiaTheme="majorEastAsia"/>
        </w:rPr>
        <w:t xml:space="preserve">This review will identify how disease severity has been described across clinical domains and examine the underlying assumptions, dimensions, and relationships represented in these frameworks. The primary outcome is to develop a new </w:t>
      </w:r>
      <w:r w:rsidR="00535B3B" w:rsidRPr="0095547A">
        <w:rPr>
          <w:rStyle w:val="eop"/>
          <w:rFonts w:eastAsiaTheme="majorEastAsia"/>
        </w:rPr>
        <w:t xml:space="preserve">ontology-based </w:t>
      </w:r>
      <w:r w:rsidR="00AE07F7" w:rsidRPr="0095547A">
        <w:rPr>
          <w:rStyle w:val="eop"/>
          <w:rFonts w:eastAsiaTheme="majorEastAsia"/>
        </w:rPr>
        <w:t>conceptual framework for disease severity that integrates objective, subjective, and societal dimensions.</w:t>
      </w:r>
    </w:p>
    <w:p w14:paraId="1689F926" w14:textId="240604F2"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Review questions</w:t>
      </w:r>
      <w:r w:rsidRPr="0095547A">
        <w:rPr>
          <w:rStyle w:val="eop"/>
          <w:rFonts w:eastAsiaTheme="majorEastAsia"/>
          <w:color w:val="0F4761"/>
          <w:sz w:val="40"/>
          <w:szCs w:val="40"/>
        </w:rPr>
        <w:t> </w:t>
      </w:r>
    </w:p>
    <w:p w14:paraId="029690E6" w14:textId="5600206B" w:rsidR="00300296" w:rsidRPr="0095547A" w:rsidRDefault="00007FDE" w:rsidP="00637D3F">
      <w:pPr>
        <w:pStyle w:val="paragraph"/>
        <w:spacing w:before="0" w:beforeAutospacing="0" w:after="240" w:afterAutospacing="0" w:line="360" w:lineRule="auto"/>
        <w:textAlignment w:val="baseline"/>
        <w:rPr>
          <w:rStyle w:val="normaltextrun"/>
          <w:sz w:val="18"/>
          <w:szCs w:val="18"/>
        </w:rPr>
      </w:pPr>
      <w:r w:rsidRPr="0095547A">
        <w:rPr>
          <w:rStyle w:val="normaltextrun"/>
          <w:rFonts w:eastAsiaTheme="majorEastAsia"/>
        </w:rPr>
        <w:t>The review seeks to answer the following questions:</w:t>
      </w:r>
      <w:r w:rsidRPr="0095547A">
        <w:rPr>
          <w:rStyle w:val="eop"/>
          <w:rFonts w:eastAsiaTheme="majorEastAsia"/>
        </w:rPr>
        <w:t> </w:t>
      </w:r>
    </w:p>
    <w:p w14:paraId="57AD4DF0" w14:textId="50CAD923" w:rsidR="00D149AD" w:rsidRPr="0095547A" w:rsidRDefault="00D149AD" w:rsidP="00637D3F">
      <w:pPr>
        <w:pStyle w:val="paragraph"/>
        <w:numPr>
          <w:ilvl w:val="0"/>
          <w:numId w:val="20"/>
        </w:numPr>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t>What are the explicit or implicit definitions of disease severity and related concepts in the literature? </w:t>
      </w:r>
    </w:p>
    <w:p w14:paraId="3AB0D49F" w14:textId="6C38BCBB" w:rsidR="00300296" w:rsidRPr="0095547A" w:rsidRDefault="00300296" w:rsidP="00637D3F">
      <w:pPr>
        <w:pStyle w:val="paragraph"/>
        <w:numPr>
          <w:ilvl w:val="0"/>
          <w:numId w:val="20"/>
        </w:numPr>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t>What conceptual frameworks are used or proposed to describe disease severity? </w:t>
      </w:r>
    </w:p>
    <w:p w14:paraId="47A455B3" w14:textId="7A1642B2" w:rsidR="0066750C" w:rsidRPr="0095547A" w:rsidRDefault="0066750C" w:rsidP="00637D3F">
      <w:pPr>
        <w:pStyle w:val="paragraph"/>
        <w:numPr>
          <w:ilvl w:val="0"/>
          <w:numId w:val="20"/>
        </w:numPr>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t>What common themes and dimensions are represented across in existing conceptual frameworks?</w:t>
      </w:r>
    </w:p>
    <w:p w14:paraId="48E8F1FA" w14:textId="77777777" w:rsidR="00F26FDA" w:rsidRPr="0095547A" w:rsidRDefault="00300296" w:rsidP="00637D3F">
      <w:pPr>
        <w:pStyle w:val="paragraph"/>
        <w:numPr>
          <w:ilvl w:val="0"/>
          <w:numId w:val="20"/>
        </w:numPr>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t xml:space="preserve">To what extent are these </w:t>
      </w:r>
      <w:r w:rsidR="00D149AD" w:rsidRPr="0095547A">
        <w:rPr>
          <w:rStyle w:val="normaltextrun"/>
          <w:rFonts w:eastAsiaTheme="majorEastAsia"/>
        </w:rPr>
        <w:t xml:space="preserve">definitions and </w:t>
      </w:r>
      <w:r w:rsidRPr="0095547A">
        <w:rPr>
          <w:rStyle w:val="normaltextrun"/>
          <w:rFonts w:eastAsiaTheme="majorEastAsia"/>
        </w:rPr>
        <w:t>conceptual frameworks yoked to clinical domains? </w:t>
      </w:r>
    </w:p>
    <w:p w14:paraId="6D8231D8" w14:textId="68C0D645" w:rsidR="0066750C" w:rsidRPr="0095547A" w:rsidRDefault="0066750C" w:rsidP="00637D3F">
      <w:pPr>
        <w:pStyle w:val="paragraph"/>
        <w:numPr>
          <w:ilvl w:val="0"/>
          <w:numId w:val="20"/>
        </w:numPr>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lastRenderedPageBreak/>
        <w:t>How can these themes be synthesized into a unified conceptual framework that is applicable across diverse clinical domains?</w:t>
      </w:r>
    </w:p>
    <w:p w14:paraId="27880D72" w14:textId="4E350F7C" w:rsidR="00007FDE" w:rsidRPr="0095547A" w:rsidRDefault="00007FDE" w:rsidP="00637D3F">
      <w:pPr>
        <w:pStyle w:val="paragraph"/>
        <w:spacing w:before="0" w:beforeAutospacing="0" w:after="240" w:afterAutospacing="0" w:line="360" w:lineRule="auto"/>
        <w:textAlignment w:val="baseline"/>
        <w:rPr>
          <w:rStyle w:val="eop"/>
          <w:rFonts w:eastAsiaTheme="majorEastAsia"/>
          <w:color w:val="0F4761"/>
          <w:sz w:val="40"/>
          <w:szCs w:val="40"/>
        </w:rPr>
      </w:pPr>
      <w:r w:rsidRPr="0095547A">
        <w:rPr>
          <w:rStyle w:val="normaltextrun"/>
          <w:rFonts w:eastAsiaTheme="majorEastAsia"/>
          <w:color w:val="0F4761"/>
          <w:sz w:val="40"/>
          <w:szCs w:val="40"/>
        </w:rPr>
        <w:t>Inclusion criteria</w:t>
      </w:r>
      <w:r w:rsidRPr="0095547A">
        <w:rPr>
          <w:rStyle w:val="eop"/>
          <w:rFonts w:eastAsiaTheme="majorEastAsia"/>
          <w:color w:val="0F4761"/>
          <w:sz w:val="40"/>
          <w:szCs w:val="40"/>
        </w:rPr>
        <w:t> </w:t>
      </w:r>
    </w:p>
    <w:p w14:paraId="4E5B0597" w14:textId="684273C0" w:rsidR="009D0378" w:rsidRPr="0095547A" w:rsidRDefault="00BD552B" w:rsidP="00637D3F">
      <w:pPr>
        <w:pStyle w:val="paragraph"/>
        <w:spacing w:before="0" w:beforeAutospacing="0" w:after="240" w:afterAutospacing="0" w:line="360" w:lineRule="auto"/>
        <w:textAlignment w:val="baseline"/>
        <w:rPr>
          <w:rStyle w:val="normaltextrun"/>
          <w:color w:val="000000"/>
        </w:rPr>
      </w:pPr>
      <w:r w:rsidRPr="0095547A">
        <w:rPr>
          <w:rStyle w:val="normaltextrun"/>
          <w:color w:val="000000"/>
        </w:rPr>
        <w:t>For a scoping review, inclusion criteria are divided into participants</w:t>
      </w:r>
      <w:ins w:id="38" w:author="Harold Lehmann" w:date="2026-03-16T13:01:00Z" w16du:dateUtc="2026-03-16T17:01:00Z">
        <w:r w:rsidR="00D03208">
          <w:rPr>
            <w:rStyle w:val="normaltextrun"/>
            <w:color w:val="000000"/>
          </w:rPr>
          <w:t>,</w:t>
        </w:r>
      </w:ins>
      <w:r w:rsidRPr="0095547A">
        <w:rPr>
          <w:rStyle w:val="normaltextrun"/>
          <w:color w:val="000000"/>
        </w:rPr>
        <w:t xml:space="preserve"> </w:t>
      </w:r>
      <w:del w:id="39" w:author="Harold Lehmann" w:date="2026-03-16T13:01:00Z" w16du:dateUtc="2026-03-16T17:01:00Z">
        <w:r w:rsidRPr="0095547A">
          <w:rPr>
            <w:rStyle w:val="normaltextrun"/>
            <w:color w:val="000000"/>
          </w:rPr>
          <w:delText>(</w:delText>
        </w:r>
      </w:del>
      <w:del w:id="40" w:author="Harold Lehmann" w:date="2026-03-16T12:57:00Z" w16du:dateUtc="2026-03-16T16:57:00Z">
        <w:r w:rsidRPr="0095547A">
          <w:rPr>
            <w:rStyle w:val="normaltextrun"/>
            <w:color w:val="000000"/>
          </w:rPr>
          <w:delText xml:space="preserve">in </w:delText>
        </w:r>
      </w:del>
      <w:del w:id="41" w:author="Harold Lehmann" w:date="2026-03-16T13:01:00Z" w16du:dateUtc="2026-03-16T17:01:00Z">
        <w:r w:rsidRPr="0095547A">
          <w:rPr>
            <w:rStyle w:val="normaltextrun"/>
            <w:color w:val="000000"/>
          </w:rPr>
          <w:delText xml:space="preserve">the articles), </w:delText>
        </w:r>
      </w:del>
      <w:r w:rsidRPr="0095547A">
        <w:rPr>
          <w:rStyle w:val="normaltextrun"/>
          <w:color w:val="000000"/>
        </w:rPr>
        <w:t xml:space="preserve">contexts </w:t>
      </w:r>
      <w:del w:id="42" w:author="Harold Lehmann" w:date="2026-03-16T13:03:00Z" w16du:dateUtc="2026-03-16T17:03:00Z">
        <w:r w:rsidRPr="0095547A">
          <w:rPr>
            <w:rStyle w:val="normaltextrun"/>
            <w:color w:val="000000"/>
          </w:rPr>
          <w:delText>(</w:delText>
        </w:r>
      </w:del>
      <w:del w:id="43" w:author="Harold Lehmann" w:date="2026-03-16T12:57:00Z" w16du:dateUtc="2026-03-16T16:57:00Z">
        <w:r w:rsidRPr="0095547A">
          <w:rPr>
            <w:rStyle w:val="normaltextrun"/>
            <w:color w:val="000000"/>
          </w:rPr>
          <w:delText xml:space="preserve">of the participants in </w:delText>
        </w:r>
      </w:del>
      <w:del w:id="44" w:author="Harold Lehmann" w:date="2026-03-16T13:02:00Z" w16du:dateUtc="2026-03-16T17:02:00Z">
        <w:r w:rsidRPr="0095547A">
          <w:rPr>
            <w:rStyle w:val="normaltextrun"/>
            <w:color w:val="000000"/>
          </w:rPr>
          <w:delText xml:space="preserve">the articles) </w:delText>
        </w:r>
      </w:del>
      <w:r w:rsidRPr="0095547A">
        <w:rPr>
          <w:rStyle w:val="normaltextrun"/>
          <w:color w:val="000000"/>
        </w:rPr>
        <w:t>and target concepts</w:t>
      </w:r>
      <w:ins w:id="45" w:author="Harold Lehmann" w:date="2026-03-16T13:02:00Z" w16du:dateUtc="2026-03-16T17:02:00Z">
        <w:r w:rsidRPr="0095547A">
          <w:rPr>
            <w:rStyle w:val="normaltextrun"/>
            <w:color w:val="000000"/>
          </w:rPr>
          <w:t xml:space="preserve"> </w:t>
        </w:r>
      </w:ins>
      <w:del w:id="46" w:author="Harold Lehmann" w:date="2026-03-16T13:02:00Z" w16du:dateUtc="2026-03-16T17:02:00Z">
        <w:r w:rsidRPr="0095547A" w:rsidDel="00D03208">
          <w:rPr>
            <w:rStyle w:val="normaltextrun"/>
            <w:color w:val="000000"/>
          </w:rPr>
          <w:delText xml:space="preserve"> (</w:delText>
        </w:r>
      </w:del>
      <w:del w:id="47" w:author="Harold Lehmann" w:date="2026-03-16T12:57:00Z" w16du:dateUtc="2026-03-16T16:57:00Z">
        <w:r w:rsidRPr="0095547A">
          <w:rPr>
            <w:rStyle w:val="normaltextrun"/>
            <w:color w:val="000000"/>
          </w:rPr>
          <w:delText xml:space="preserve">of </w:delText>
        </w:r>
      </w:del>
      <w:del w:id="48" w:author="Harold Lehmann" w:date="2026-03-16T13:02:00Z" w16du:dateUtc="2026-03-16T17:02:00Z">
        <w:r w:rsidRPr="0095547A">
          <w:rPr>
            <w:rStyle w:val="normaltextrun"/>
            <w:color w:val="000000"/>
          </w:rPr>
          <w:delText xml:space="preserve">the articles), </w:delText>
        </w:r>
      </w:del>
      <w:r w:rsidRPr="0095547A">
        <w:rPr>
          <w:rStyle w:val="normaltextrun"/>
          <w:color w:val="000000"/>
        </w:rPr>
        <w:t xml:space="preserve">and types of </w:t>
      </w:r>
      <w:ins w:id="49" w:author="Harold Lehmann" w:date="2026-03-16T12:59:00Z" w16du:dateUtc="2026-03-16T16:59:00Z">
        <w:r w:rsidR="0010490F">
          <w:rPr>
            <w:rStyle w:val="normaltextrun"/>
            <w:color w:val="000000"/>
          </w:rPr>
          <w:t xml:space="preserve">information </w:t>
        </w:r>
      </w:ins>
      <w:r w:rsidRPr="0095547A">
        <w:rPr>
          <w:rStyle w:val="normaltextrun"/>
          <w:color w:val="000000"/>
        </w:rPr>
        <w:t>sources</w:t>
      </w:r>
      <w:del w:id="50" w:author="Harold Lehmann" w:date="2026-03-16T12:59:00Z" w16du:dateUtc="2026-03-16T16:59:00Z">
        <w:r w:rsidRPr="0095547A">
          <w:rPr>
            <w:rStyle w:val="normaltextrun"/>
            <w:color w:val="000000"/>
          </w:rPr>
          <w:delText xml:space="preserve"> (of the articles)</w:delText>
        </w:r>
      </w:del>
      <w:r w:rsidRPr="0095547A">
        <w:rPr>
          <w:rStyle w:val="normaltextrun"/>
          <w:color w:val="000000"/>
        </w:rPr>
        <w:t>.</w:t>
      </w:r>
    </w:p>
    <w:p w14:paraId="72D680AA" w14:textId="77777777" w:rsidR="00E726E9" w:rsidRPr="0095547A" w:rsidRDefault="00E726E9" w:rsidP="00E726E9">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Participants</w:t>
      </w:r>
      <w:r w:rsidRPr="0095547A">
        <w:rPr>
          <w:rStyle w:val="eop"/>
          <w:rFonts w:eastAsiaTheme="majorEastAsia"/>
          <w:color w:val="0F4761"/>
          <w:sz w:val="32"/>
          <w:szCs w:val="32"/>
        </w:rPr>
        <w:t> </w:t>
      </w:r>
    </w:p>
    <w:p w14:paraId="2A12F697" w14:textId="6738EFC0" w:rsidR="00E726E9" w:rsidRPr="0095547A" w:rsidRDefault="00D03208" w:rsidP="00E726E9">
      <w:pPr>
        <w:pStyle w:val="paragraph"/>
        <w:spacing w:before="0" w:beforeAutospacing="0" w:after="240" w:afterAutospacing="0" w:line="360" w:lineRule="auto"/>
        <w:textAlignment w:val="baseline"/>
        <w:rPr>
          <w:sz w:val="18"/>
          <w:szCs w:val="18"/>
        </w:rPr>
      </w:pPr>
      <w:ins w:id="51" w:author="Harold Lehmann" w:date="2026-03-16T13:02:00Z" w16du:dateUtc="2026-03-16T17:02:00Z">
        <w:r>
          <w:rPr>
            <w:rStyle w:val="normaltextrun"/>
            <w:rFonts w:eastAsiaTheme="majorEastAsia"/>
            <w:color w:val="000000"/>
          </w:rPr>
          <w:t xml:space="preserve">“Participants” in this review are published articles and </w:t>
        </w:r>
      </w:ins>
      <w:del w:id="52" w:author="Harold Lehmann" w:date="2026-03-16T13:02:00Z" w16du:dateUtc="2026-03-16T17:02:00Z">
        <w:r w:rsidR="00E726E9" w:rsidRPr="0095547A" w:rsidDel="00D03208">
          <w:rPr>
            <w:rStyle w:val="normaltextrun"/>
            <w:rFonts w:eastAsiaTheme="majorEastAsia"/>
            <w:color w:val="000000"/>
          </w:rPr>
          <w:delText>R</w:delText>
        </w:r>
      </w:del>
      <w:ins w:id="53" w:author="Harold Lehmann" w:date="2026-03-16T13:02:00Z" w16du:dateUtc="2026-03-16T17:02:00Z">
        <w:r>
          <w:rPr>
            <w:rStyle w:val="normaltextrun"/>
            <w:rFonts w:eastAsiaTheme="majorEastAsia"/>
            <w:color w:val="000000"/>
          </w:rPr>
          <w:t>r</w:t>
        </w:r>
      </w:ins>
      <w:r w:rsidR="00E726E9" w:rsidRPr="0095547A">
        <w:rPr>
          <w:rStyle w:val="normaltextrun"/>
          <w:rFonts w:eastAsiaTheme="majorEastAsia"/>
          <w:color w:val="000000"/>
        </w:rPr>
        <w:t>eports of studies about human diseases, syndromes, and disorders are eligible</w:t>
      </w:r>
      <w:ins w:id="54" w:author="Harold Lehmann" w:date="2026-03-16T13:02:00Z" w16du:dateUtc="2026-03-16T17:02:00Z">
        <w:r w:rsidR="00460657">
          <w:rPr>
            <w:rStyle w:val="normaltextrun"/>
            <w:rFonts w:eastAsiaTheme="majorEastAsia"/>
            <w:color w:val="000000"/>
          </w:rPr>
          <w:t xml:space="preserve"> that report </w:t>
        </w:r>
        <w:r w:rsidR="00E56927">
          <w:rPr>
            <w:rStyle w:val="normaltextrun"/>
            <w:rFonts w:eastAsiaTheme="majorEastAsia"/>
            <w:color w:val="000000"/>
          </w:rPr>
          <w:t>on disease severity in any one of a n</w:t>
        </w:r>
      </w:ins>
      <w:ins w:id="55" w:author="Harold Lehmann" w:date="2026-03-16T13:03:00Z" w16du:dateUtc="2026-03-16T17:03:00Z">
        <w:r w:rsidR="00E56927">
          <w:rPr>
            <w:rStyle w:val="normaltextrun"/>
            <w:rFonts w:eastAsiaTheme="majorEastAsia"/>
            <w:color w:val="000000"/>
          </w:rPr>
          <w:t>umber of ways</w:t>
        </w:r>
      </w:ins>
      <w:r w:rsidR="00E726E9" w:rsidRPr="0095547A">
        <w:rPr>
          <w:rStyle w:val="normaltextrun"/>
          <w:rFonts w:eastAsiaTheme="majorEastAsia"/>
          <w:color w:val="000000"/>
        </w:rPr>
        <w:t>.</w:t>
      </w:r>
      <w:r w:rsidR="00E726E9" w:rsidRPr="0095547A">
        <w:rPr>
          <w:rStyle w:val="eop"/>
          <w:rFonts w:eastAsiaTheme="majorEastAsia"/>
          <w:color w:val="000000"/>
        </w:rPr>
        <w:t> </w:t>
      </w:r>
    </w:p>
    <w:p w14:paraId="5E3EF146" w14:textId="77777777" w:rsidR="00BD552B" w:rsidRPr="0095547A" w:rsidRDefault="00BD552B"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Context</w:t>
      </w:r>
      <w:r w:rsidRPr="0095547A">
        <w:rPr>
          <w:rStyle w:val="eop"/>
          <w:rFonts w:eastAsiaTheme="majorEastAsia"/>
          <w:color w:val="0F4761"/>
          <w:sz w:val="32"/>
          <w:szCs w:val="32"/>
        </w:rPr>
        <w:t> </w:t>
      </w:r>
    </w:p>
    <w:p w14:paraId="2AF398F0" w14:textId="650F1B3D" w:rsidR="00BD552B" w:rsidRPr="0095547A" w:rsidRDefault="00522FBA" w:rsidP="00637D3F">
      <w:pPr>
        <w:pStyle w:val="paragraph"/>
        <w:spacing w:before="0" w:beforeAutospacing="0" w:after="240" w:afterAutospacing="0" w:line="360" w:lineRule="auto"/>
        <w:textAlignment w:val="baseline"/>
        <w:rPr>
          <w:rStyle w:val="normaltextrun"/>
          <w:sz w:val="18"/>
          <w:szCs w:val="18"/>
        </w:rPr>
      </w:pPr>
      <w:ins w:id="56" w:author="Harold Lehmann" w:date="2026-03-16T13:03:00Z" w16du:dateUtc="2026-03-16T17:03:00Z">
        <w:r>
          <w:rPr>
            <w:rStyle w:val="normaltextrun"/>
            <w:rFonts w:eastAsiaTheme="majorEastAsia"/>
          </w:rPr>
          <w:t xml:space="preserve">In patient-oriented studies, “context” refers to the </w:t>
        </w:r>
        <w:r w:rsidR="004A058B">
          <w:rPr>
            <w:rStyle w:val="normaltextrun"/>
            <w:rFonts w:eastAsiaTheme="majorEastAsia"/>
          </w:rPr>
          <w:t>health-system context, such as in- or out-patient, and the like.</w:t>
        </w:r>
      </w:ins>
      <w:ins w:id="57" w:author="Harold Lehmann" w:date="2026-03-16T13:04:00Z" w16du:dateUtc="2026-03-16T17:04:00Z">
        <w:r w:rsidR="004A058B">
          <w:rPr>
            <w:rStyle w:val="normaltextrun"/>
            <w:rFonts w:eastAsiaTheme="majorEastAsia"/>
          </w:rPr>
          <w:t xml:space="preserve"> In the case of severity, </w:t>
        </w:r>
      </w:ins>
      <w:del w:id="58" w:author="Harold Lehmann" w:date="2026-03-16T13:04:00Z" w16du:dateUtc="2026-03-16T17:04:00Z">
        <w:r w:rsidR="00BD552B" w:rsidRPr="0095547A">
          <w:rPr>
            <w:rStyle w:val="normaltextrun"/>
            <w:rFonts w:eastAsiaTheme="majorEastAsia"/>
          </w:rPr>
          <w:delText>L</w:delText>
        </w:r>
      </w:del>
      <w:ins w:id="59" w:author="Harold Lehmann" w:date="2026-03-16T13:04:00Z" w16du:dateUtc="2026-03-16T17:04:00Z">
        <w:r w:rsidR="00051AA4">
          <w:rPr>
            <w:rStyle w:val="normaltextrun"/>
            <w:rFonts w:eastAsiaTheme="majorEastAsia"/>
          </w:rPr>
          <w:t xml:space="preserve">such context refers to </w:t>
        </w:r>
      </w:ins>
      <w:del w:id="60" w:author="Harold Lehmann" w:date="2026-03-16T13:04:00Z" w16du:dateUtc="2026-03-16T17:04:00Z">
        <w:r w:rsidR="00BD552B" w:rsidRPr="0095547A" w:rsidDel="00051AA4">
          <w:rPr>
            <w:rStyle w:val="normaltextrun"/>
            <w:rFonts w:eastAsiaTheme="majorEastAsia"/>
          </w:rPr>
          <w:delText>iterature</w:delText>
        </w:r>
        <w:r w:rsidR="00BD552B" w:rsidRPr="0095547A">
          <w:rPr>
            <w:rStyle w:val="normaltextrun"/>
            <w:rFonts w:eastAsiaTheme="majorEastAsia"/>
          </w:rPr>
          <w:delText xml:space="preserve"> from any</w:delText>
        </w:r>
      </w:del>
      <w:ins w:id="61" w:author="Harold Lehmann" w:date="2026-03-16T13:04:00Z" w16du:dateUtc="2026-03-16T17:04:00Z">
        <w:r w:rsidR="00051AA4">
          <w:rPr>
            <w:rStyle w:val="normaltextrun"/>
            <w:rFonts w:eastAsiaTheme="majorEastAsia"/>
          </w:rPr>
          <w:t>the</w:t>
        </w:r>
      </w:ins>
      <w:r w:rsidR="00BD552B" w:rsidRPr="0095547A">
        <w:rPr>
          <w:rStyle w:val="normaltextrun"/>
          <w:rFonts w:eastAsiaTheme="majorEastAsia"/>
        </w:rPr>
        <w:t xml:space="preserve"> healthcare or research setting </w:t>
      </w:r>
      <w:del w:id="62" w:author="Harold Lehmann" w:date="2026-03-16T13:04:00Z" w16du:dateUtc="2026-03-16T17:04:00Z">
        <w:r w:rsidR="00BD552B" w:rsidRPr="0095547A">
          <w:rPr>
            <w:rStyle w:val="normaltextrun"/>
            <w:rFonts w:eastAsiaTheme="majorEastAsia"/>
          </w:rPr>
          <w:delText>will be included</w:delText>
        </w:r>
      </w:del>
      <w:ins w:id="63" w:author="Harold Lehmann" w:date="2026-03-16T13:04:00Z" w16du:dateUtc="2026-03-16T17:04:00Z">
        <w:r w:rsidR="001647B1">
          <w:rPr>
            <w:rStyle w:val="normaltextrun"/>
            <w:rFonts w:eastAsiaTheme="majorEastAsia"/>
          </w:rPr>
          <w:t>in which the concept of severity is defined</w:t>
        </w:r>
      </w:ins>
      <w:r w:rsidR="00BD552B" w:rsidRPr="0095547A">
        <w:rPr>
          <w:rStyle w:val="normaltextrun"/>
          <w:rFonts w:eastAsiaTheme="majorEastAsia"/>
        </w:rPr>
        <w:t>, including clinical medicine, epidemiology, public health, biomedical informatics, and any related domains.</w:t>
      </w:r>
      <w:r w:rsidR="00BD552B" w:rsidRPr="0095547A">
        <w:rPr>
          <w:rStyle w:val="eop"/>
          <w:rFonts w:eastAsiaTheme="majorEastAsia"/>
        </w:rPr>
        <w:t> </w:t>
      </w:r>
    </w:p>
    <w:p w14:paraId="482170A8"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Target concepts</w:t>
      </w:r>
      <w:r w:rsidRPr="0095547A">
        <w:rPr>
          <w:rStyle w:val="eop"/>
          <w:rFonts w:eastAsiaTheme="majorEastAsia"/>
          <w:color w:val="0F4761"/>
          <w:sz w:val="32"/>
          <w:szCs w:val="32"/>
        </w:rPr>
        <w:t> </w:t>
      </w:r>
    </w:p>
    <w:p w14:paraId="45EBC09C" w14:textId="77777777" w:rsidR="00007FDE" w:rsidRPr="0095547A" w:rsidRDefault="00007FDE" w:rsidP="00637D3F">
      <w:pPr>
        <w:pStyle w:val="paragraph"/>
        <w:numPr>
          <w:ilvl w:val="0"/>
          <w:numId w:val="11"/>
        </w:numPr>
        <w:spacing w:before="0" w:beforeAutospacing="0" w:after="240" w:afterAutospacing="0" w:line="360" w:lineRule="auto"/>
        <w:ind w:left="1080" w:firstLine="0"/>
        <w:textAlignment w:val="baseline"/>
      </w:pPr>
      <w:r w:rsidRPr="0095547A">
        <w:rPr>
          <w:rStyle w:val="normaltextrun"/>
          <w:rFonts w:eastAsiaTheme="majorEastAsia"/>
        </w:rPr>
        <w:t>Disease severity</w:t>
      </w:r>
      <w:r w:rsidRPr="0095547A">
        <w:rPr>
          <w:rStyle w:val="eop"/>
          <w:rFonts w:eastAsiaTheme="majorEastAsia"/>
        </w:rPr>
        <w:t> </w:t>
      </w:r>
    </w:p>
    <w:p w14:paraId="004909E0" w14:textId="77777777" w:rsidR="00007FDE" w:rsidRPr="0095547A" w:rsidRDefault="00007FDE" w:rsidP="00637D3F">
      <w:pPr>
        <w:pStyle w:val="paragraph"/>
        <w:numPr>
          <w:ilvl w:val="0"/>
          <w:numId w:val="12"/>
        </w:numPr>
        <w:spacing w:before="0" w:beforeAutospacing="0" w:after="240" w:afterAutospacing="0" w:line="360" w:lineRule="auto"/>
        <w:ind w:left="1080" w:firstLine="0"/>
        <w:textAlignment w:val="baseline"/>
      </w:pPr>
      <w:r w:rsidRPr="0095547A">
        <w:rPr>
          <w:rStyle w:val="normaltextrun"/>
          <w:rFonts w:eastAsiaTheme="majorEastAsia"/>
        </w:rPr>
        <w:t>Definition of disease severity</w:t>
      </w:r>
      <w:r w:rsidRPr="0095547A">
        <w:rPr>
          <w:rStyle w:val="eop"/>
          <w:rFonts w:eastAsiaTheme="majorEastAsia"/>
        </w:rPr>
        <w:t> </w:t>
      </w:r>
    </w:p>
    <w:p w14:paraId="0D0C8AC1" w14:textId="0FD30A11" w:rsidR="00007FDE" w:rsidRPr="0095547A" w:rsidRDefault="00007FDE" w:rsidP="00637D3F">
      <w:pPr>
        <w:pStyle w:val="paragraph"/>
        <w:numPr>
          <w:ilvl w:val="0"/>
          <w:numId w:val="13"/>
        </w:numPr>
        <w:spacing w:before="0" w:beforeAutospacing="0" w:after="240" w:afterAutospacing="0" w:line="360" w:lineRule="auto"/>
        <w:ind w:left="1080" w:firstLine="0"/>
        <w:textAlignment w:val="baseline"/>
      </w:pPr>
      <w:r w:rsidRPr="0095547A">
        <w:rPr>
          <w:rStyle w:val="normaltextrun"/>
          <w:rFonts w:eastAsiaTheme="majorEastAsia"/>
        </w:rPr>
        <w:t>Conceptual framework of disease severity</w:t>
      </w:r>
      <w:r w:rsidRPr="0095547A">
        <w:rPr>
          <w:rStyle w:val="eop"/>
          <w:rFonts w:eastAsiaTheme="majorEastAsia"/>
        </w:rPr>
        <w:t> </w:t>
      </w:r>
    </w:p>
    <w:p w14:paraId="3533C051" w14:textId="494EE8DA" w:rsidR="00007FDE" w:rsidRPr="0095547A" w:rsidRDefault="00007FDE" w:rsidP="00637D3F">
      <w:pPr>
        <w:pStyle w:val="paragraph"/>
        <w:numPr>
          <w:ilvl w:val="0"/>
          <w:numId w:val="14"/>
        </w:numPr>
        <w:spacing w:before="0" w:beforeAutospacing="0" w:after="240" w:afterAutospacing="0" w:line="360" w:lineRule="auto"/>
        <w:ind w:left="1080" w:firstLine="0"/>
        <w:textAlignment w:val="baseline"/>
      </w:pPr>
      <w:r w:rsidRPr="0095547A">
        <w:rPr>
          <w:rStyle w:val="normaltextrun"/>
          <w:rFonts w:eastAsiaTheme="majorEastAsia"/>
        </w:rPr>
        <w:t xml:space="preserve">Indicators </w:t>
      </w:r>
      <w:r w:rsidR="00D53778" w:rsidRPr="0095547A">
        <w:rPr>
          <w:rStyle w:val="normaltextrun"/>
          <w:rFonts w:eastAsiaTheme="majorEastAsia"/>
        </w:rPr>
        <w:t xml:space="preserve">(levels &amp; dimensions) </w:t>
      </w:r>
      <w:r w:rsidRPr="0095547A">
        <w:rPr>
          <w:rStyle w:val="normaltextrun"/>
          <w:rFonts w:eastAsiaTheme="majorEastAsia"/>
        </w:rPr>
        <w:t>and scoring method </w:t>
      </w:r>
      <w:r w:rsidRPr="0095547A">
        <w:rPr>
          <w:rStyle w:val="eop"/>
          <w:rFonts w:eastAsiaTheme="majorEastAsia"/>
        </w:rPr>
        <w:t> </w:t>
      </w:r>
      <w:r w:rsidR="00D53778" w:rsidRPr="0095547A">
        <w:rPr>
          <w:rStyle w:val="eop"/>
          <w:rFonts w:eastAsiaTheme="majorEastAsia"/>
        </w:rPr>
        <w:t>(relations between concepts)</w:t>
      </w:r>
    </w:p>
    <w:p w14:paraId="1D65C01B" w14:textId="29EFD4CA" w:rsidR="00007FDE" w:rsidRPr="0095547A" w:rsidRDefault="009D0378" w:rsidP="00637D3F">
      <w:pPr>
        <w:pStyle w:val="paragraph"/>
        <w:numPr>
          <w:ilvl w:val="0"/>
          <w:numId w:val="15"/>
        </w:numPr>
        <w:spacing w:before="0" w:beforeAutospacing="0" w:after="240" w:afterAutospacing="0" w:line="360" w:lineRule="auto"/>
        <w:ind w:left="1080" w:firstLine="0"/>
        <w:textAlignment w:val="baseline"/>
        <w:rPr>
          <w:rStyle w:val="normaltextrun"/>
        </w:rPr>
      </w:pPr>
      <w:del w:id="64" w:author="Harold Lehmann" w:date="2026-03-16T13:01:00Z" w16du:dateUtc="2026-03-16T17:01:00Z">
        <w:r w:rsidRPr="0095547A" w:rsidDel="003B10CF">
          <w:rPr>
            <w:rStyle w:val="normaltextrun"/>
            <w:rFonts w:eastAsiaTheme="majorEastAsia"/>
          </w:rPr>
          <w:delText>Face validity</w:delText>
        </w:r>
      </w:del>
      <w:ins w:id="65" w:author="Harold Lehmann" w:date="2026-03-16T13:01:00Z" w16du:dateUtc="2026-03-16T17:01:00Z">
        <w:r w:rsidR="003B10CF">
          <w:rPr>
            <w:rStyle w:val="normaltextrun"/>
            <w:rFonts w:eastAsiaTheme="majorEastAsia"/>
          </w:rPr>
          <w:t>Validation</w:t>
        </w:r>
      </w:ins>
    </w:p>
    <w:p w14:paraId="77620AA7" w14:textId="5E5041DA" w:rsidR="00B115EB" w:rsidRPr="0095547A" w:rsidRDefault="00B115EB" w:rsidP="00637D3F">
      <w:pPr>
        <w:pStyle w:val="paragraph"/>
        <w:numPr>
          <w:ilvl w:val="0"/>
          <w:numId w:val="15"/>
        </w:numPr>
        <w:spacing w:before="0" w:beforeAutospacing="0" w:after="240" w:afterAutospacing="0" w:line="360" w:lineRule="auto"/>
        <w:ind w:left="1080" w:firstLine="0"/>
        <w:textAlignment w:val="baseline"/>
      </w:pPr>
      <w:r w:rsidRPr="0095547A">
        <w:rPr>
          <w:rStyle w:val="normaltextrun"/>
          <w:rFonts w:eastAsiaTheme="majorEastAsia"/>
        </w:rPr>
        <w:lastRenderedPageBreak/>
        <w:t>Severity scores</w:t>
      </w:r>
      <w:r w:rsidR="008E0C54" w:rsidRPr="0095547A">
        <w:rPr>
          <w:rStyle w:val="normaltextrun"/>
          <w:rFonts w:eastAsiaTheme="majorEastAsia"/>
        </w:rPr>
        <w:t xml:space="preserve"> without defining or conceptualizing severity</w:t>
      </w:r>
    </w:p>
    <w:p w14:paraId="4EC638CE"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Types of sources</w:t>
      </w:r>
      <w:r w:rsidRPr="0095547A">
        <w:rPr>
          <w:rStyle w:val="eop"/>
          <w:rFonts w:eastAsiaTheme="majorEastAsia"/>
          <w:color w:val="0F4761"/>
          <w:sz w:val="32"/>
          <w:szCs w:val="32"/>
        </w:rPr>
        <w:t> </w:t>
      </w:r>
    </w:p>
    <w:p w14:paraId="6FF97023" w14:textId="332348A7" w:rsidR="00007FDE" w:rsidRPr="0095547A" w:rsidRDefault="00007FDE" w:rsidP="00637D3F">
      <w:pPr>
        <w:pStyle w:val="paragraph"/>
        <w:spacing w:before="0" w:beforeAutospacing="0" w:after="240" w:afterAutospacing="0" w:line="360" w:lineRule="auto"/>
        <w:textAlignment w:val="baseline"/>
        <w:rPr>
          <w:rStyle w:val="normaltextrun"/>
          <w:rFonts w:eastAsiaTheme="majorEastAsia"/>
        </w:rPr>
      </w:pPr>
      <w:r w:rsidRPr="0095547A">
        <w:rPr>
          <w:rStyle w:val="normaltextrun"/>
          <w:rFonts w:eastAsiaTheme="majorEastAsia"/>
        </w:rPr>
        <w:t xml:space="preserve">Eligible sources </w:t>
      </w:r>
      <w:r w:rsidR="00BD552B" w:rsidRPr="0095547A">
        <w:rPr>
          <w:rStyle w:val="normaltextrun"/>
          <w:rFonts w:eastAsiaTheme="majorEastAsia"/>
        </w:rPr>
        <w:t>will be limited to</w:t>
      </w:r>
      <w:r w:rsidRPr="0095547A">
        <w:rPr>
          <w:rStyle w:val="normaltextrun"/>
          <w:rFonts w:eastAsiaTheme="majorEastAsia"/>
        </w:rPr>
        <w:t xml:space="preserve"> peer-reviewed </w:t>
      </w:r>
      <w:r w:rsidR="009D0378" w:rsidRPr="0095547A">
        <w:rPr>
          <w:rStyle w:val="normaltextrun"/>
          <w:rFonts w:eastAsiaTheme="majorEastAsia"/>
        </w:rPr>
        <w:t xml:space="preserve">and accessible </w:t>
      </w:r>
      <w:r w:rsidRPr="0095547A">
        <w:rPr>
          <w:rStyle w:val="normaltextrun"/>
          <w:rFonts w:eastAsiaTheme="majorEastAsia"/>
        </w:rPr>
        <w:t>journal articles</w:t>
      </w:r>
      <w:r w:rsidR="006133F5" w:rsidRPr="0095547A">
        <w:rPr>
          <w:rStyle w:val="normaltextrun"/>
          <w:rFonts w:eastAsiaTheme="majorEastAsia"/>
        </w:rPr>
        <w:t xml:space="preserve"> in English</w:t>
      </w:r>
      <w:r w:rsidR="000D4043" w:rsidRPr="0095547A">
        <w:rPr>
          <w:rStyle w:val="normaltextrun"/>
          <w:rFonts w:eastAsiaTheme="majorEastAsia"/>
        </w:rPr>
        <w:t>.</w:t>
      </w:r>
    </w:p>
    <w:p w14:paraId="47CA7075" w14:textId="3B1D1708" w:rsidR="008E0C54" w:rsidRPr="0095547A" w:rsidRDefault="008E0C54" w:rsidP="00637D3F">
      <w:pPr>
        <w:pStyle w:val="paragraph"/>
        <w:spacing w:before="0" w:beforeAutospacing="0" w:after="240" w:afterAutospacing="0" w:line="360" w:lineRule="auto"/>
        <w:textAlignment w:val="baseline"/>
        <w:rPr>
          <w:rStyle w:val="normaltextrun"/>
          <w:rFonts w:eastAsiaTheme="majorEastAsia"/>
          <w:color w:val="0F4761"/>
          <w:sz w:val="40"/>
          <w:szCs w:val="40"/>
        </w:rPr>
      </w:pPr>
      <w:r w:rsidRPr="0095547A">
        <w:rPr>
          <w:rStyle w:val="normaltextrun"/>
          <w:rFonts w:eastAsiaTheme="majorEastAsia"/>
          <w:color w:val="0F4761"/>
          <w:sz w:val="40"/>
          <w:szCs w:val="40"/>
        </w:rPr>
        <w:t>Exclusion Criteria</w:t>
      </w:r>
    </w:p>
    <w:p w14:paraId="09A63243" w14:textId="008D34E0" w:rsidR="008E0C54" w:rsidRPr="0095547A" w:rsidRDefault="00FF4C09"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C</w:t>
      </w:r>
      <w:r w:rsidR="008E0C54" w:rsidRPr="0095547A">
        <w:rPr>
          <w:rStyle w:val="normaltextrun"/>
          <w:rFonts w:eastAsiaTheme="majorEastAsia"/>
          <w:color w:val="0F4761"/>
          <w:sz w:val="32"/>
          <w:szCs w:val="32"/>
        </w:rPr>
        <w:t>oncepts</w:t>
      </w:r>
      <w:r w:rsidR="008E0C54" w:rsidRPr="0095547A">
        <w:rPr>
          <w:rStyle w:val="eop"/>
          <w:rFonts w:eastAsiaTheme="majorEastAsia"/>
          <w:color w:val="0F4761"/>
          <w:sz w:val="32"/>
          <w:szCs w:val="32"/>
        </w:rPr>
        <w:t> </w:t>
      </w:r>
    </w:p>
    <w:p w14:paraId="1AC645E4" w14:textId="77777777" w:rsidR="00FF4C09" w:rsidRPr="0095547A" w:rsidRDefault="00647847"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Solely on incidence/prevalence/risk without tying to severity</w:t>
      </w:r>
    </w:p>
    <w:p w14:paraId="515E0A24" w14:textId="7EF8684D" w:rsidR="00647847" w:rsidRPr="0095547A" w:rsidRDefault="00647847"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 xml:space="preserve">Pure treatment intensity as a </w:t>
      </w:r>
      <w:r w:rsidR="00FF4C09" w:rsidRPr="0095547A">
        <w:rPr>
          <w:rStyle w:val="normaltextrun"/>
          <w:rFonts w:eastAsiaTheme="majorEastAsia"/>
        </w:rPr>
        <w:t>proxy without conceptual discussion</w:t>
      </w:r>
    </w:p>
    <w:p w14:paraId="2BCB180E" w14:textId="06ED8782" w:rsidR="00FF4C09" w:rsidRPr="0095547A" w:rsidRDefault="00FF4C09" w:rsidP="00637D3F">
      <w:pPr>
        <w:pStyle w:val="paragraph"/>
        <w:spacing w:before="0" w:beforeAutospacing="0" w:after="240" w:afterAutospacing="0" w:line="360" w:lineRule="auto"/>
        <w:textAlignment w:val="baseline"/>
        <w:rPr>
          <w:rStyle w:val="normaltextrun"/>
          <w:rFonts w:eastAsiaTheme="majorEastAsia"/>
          <w:color w:val="0F4761"/>
          <w:sz w:val="32"/>
          <w:szCs w:val="32"/>
        </w:rPr>
      </w:pPr>
      <w:r w:rsidRPr="0095547A">
        <w:rPr>
          <w:rStyle w:val="normaltextrun"/>
          <w:rFonts w:eastAsiaTheme="majorEastAsia"/>
          <w:color w:val="0F4761"/>
          <w:sz w:val="32"/>
          <w:szCs w:val="32"/>
        </w:rPr>
        <w:t>Contexts</w:t>
      </w:r>
    </w:p>
    <w:p w14:paraId="782E7B61" w14:textId="43DF6096" w:rsidR="00FF4C09" w:rsidRPr="0095547A" w:rsidRDefault="00FF4C09"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Non-healthcare contexts, such as engineering, ecology, etc</w:t>
      </w:r>
    </w:p>
    <w:p w14:paraId="0ABA8645" w14:textId="279ED5F2" w:rsidR="00FF4C09" w:rsidRPr="0095547A" w:rsidRDefault="006133F5"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781C8414">
        <w:rPr>
          <w:rStyle w:val="normaltextrun"/>
          <w:rFonts w:eastAsiaTheme="majorEastAsia"/>
        </w:rPr>
        <w:t>Severity refers to “system severity” not disease severity</w:t>
      </w:r>
    </w:p>
    <w:p w14:paraId="6A12C2BB" w14:textId="79032475" w:rsidR="0308FAFE" w:rsidRDefault="0308FAFE" w:rsidP="781C8414">
      <w:pPr>
        <w:pStyle w:val="paragraph"/>
        <w:spacing w:before="0" w:beforeAutospacing="0" w:after="240" w:afterAutospacing="0" w:line="360" w:lineRule="auto"/>
      </w:pPr>
      <w:r w:rsidRPr="781C8414">
        <w:rPr>
          <w:rStyle w:val="normaltextrun"/>
          <w:rFonts w:eastAsiaTheme="majorEastAsia"/>
          <w:color w:val="0F4761" w:themeColor="accent1" w:themeShade="BF"/>
          <w:sz w:val="32"/>
          <w:szCs w:val="32"/>
        </w:rPr>
        <w:t>Type of sources</w:t>
      </w:r>
    </w:p>
    <w:p w14:paraId="586AA6D1" w14:textId="3C108A77" w:rsidR="006133F5" w:rsidRPr="0095547A" w:rsidRDefault="001471A4"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Non-peer reviewed (preprints, conference papers)</w:t>
      </w:r>
    </w:p>
    <w:p w14:paraId="1750533E" w14:textId="27902D64" w:rsidR="001471A4" w:rsidRPr="0095547A" w:rsidRDefault="000B1B8D"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Editorials/letters/options unless they propose a framework or definition</w:t>
      </w:r>
    </w:p>
    <w:p w14:paraId="2628B072" w14:textId="29C1DBA6" w:rsidR="008E0C54" w:rsidRPr="0095547A" w:rsidRDefault="000B1B8D" w:rsidP="00637D3F">
      <w:pPr>
        <w:pStyle w:val="paragraph"/>
        <w:numPr>
          <w:ilvl w:val="0"/>
          <w:numId w:val="11"/>
        </w:numPr>
        <w:spacing w:before="0" w:beforeAutospacing="0" w:after="240" w:afterAutospacing="0" w:line="360" w:lineRule="auto"/>
        <w:ind w:left="1080" w:firstLine="0"/>
        <w:textAlignment w:val="baseline"/>
        <w:rPr>
          <w:rStyle w:val="normaltextrun"/>
          <w:rFonts w:eastAsiaTheme="majorEastAsia"/>
        </w:rPr>
      </w:pPr>
      <w:r w:rsidRPr="0095547A">
        <w:rPr>
          <w:rStyle w:val="normaltextrun"/>
          <w:rFonts w:eastAsiaTheme="majorEastAsia"/>
        </w:rPr>
        <w:t>Non-English</w:t>
      </w:r>
    </w:p>
    <w:p w14:paraId="73942903" w14:textId="17D56110"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Methods</w:t>
      </w:r>
      <w:r w:rsidRPr="0095547A">
        <w:rPr>
          <w:rStyle w:val="eop"/>
          <w:rFonts w:eastAsiaTheme="majorEastAsia"/>
          <w:color w:val="0F4761"/>
          <w:sz w:val="40"/>
          <w:szCs w:val="40"/>
        </w:rPr>
        <w:t> </w:t>
      </w:r>
    </w:p>
    <w:p w14:paraId="15F65200" w14:textId="38F0E9AD"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color w:val="000000"/>
        </w:rPr>
        <w:t>The proposed scoping review will be conducted in accordance with the JBI methodology for scoping reviews</w:t>
      </w:r>
      <w:r w:rsidR="000A26F8">
        <w:rPr>
          <w:rStyle w:val="normaltextrun"/>
          <w:rFonts w:eastAsiaTheme="majorEastAsia"/>
          <w:color w:val="000000"/>
        </w:rPr>
        <w:fldChar w:fldCharType="begin"/>
      </w:r>
      <w:r w:rsidR="000A26F8">
        <w:rPr>
          <w:rStyle w:val="normaltextrun"/>
          <w:rFonts w:eastAsiaTheme="majorEastAsia"/>
          <w:color w:val="000000"/>
        </w:rPr>
        <w:instrText xml:space="preserve"> ADDIN EN.CITE &lt;EndNote&gt;&lt;Cite&gt;&lt;Author&gt;Peters&lt;/Author&gt;&lt;Year&gt;2021&lt;/Year&gt;&lt;RecNum&gt;50&lt;/RecNum&gt;&lt;DisplayText&gt;&lt;style face="superscript"&gt;28&lt;/style&gt;&lt;/DisplayText&gt;&lt;record&gt;&lt;rec-number&gt;50&lt;/rec-number&gt;&lt;foreign-keys&gt;&lt;key app="EN" db-id="xtssa0pzvxr9fjewxd7v20a50txzpwwedvfv" timestamp="1745163885"&gt;50&lt;/key&gt;&lt;/foreign-keys&gt;&lt;ref-type name="Journal Article"&gt;17&lt;/ref-type&gt;&lt;contributors&gt;&lt;authors&gt;&lt;author&gt;Peters, M. D. J.&lt;/author&gt;&lt;author&gt;Marnie, C.&lt;/author&gt;&lt;author&gt;Tricco, A. C.&lt;/author&gt;&lt;author&gt;Pollock, D.&lt;/author&gt;&lt;author&gt;Munn, Z.&lt;/author&gt;&lt;author&gt;Alexander, L.&lt;/author&gt;&lt;author&gt;McInerney, P.&lt;/author&gt;&lt;author&gt;Godfrey, C. M.&lt;/author&gt;&lt;author&gt;Khalil, H.&lt;/author&gt;&lt;/authors&gt;&lt;/contributors&gt;&lt;titles&gt;&lt;title&gt;Updated methodological guidance for the conduct of scoping reviews&lt;/title&gt;&lt;secondary-title&gt;JBI Evid Implement&lt;/secondary-title&gt;&lt;/titles&gt;&lt;periodical&gt;&lt;full-title&gt;JBI Evid Implement&lt;/full-title&gt;&lt;/periodical&gt;&lt;pages&gt;3-10&lt;/pages&gt;&lt;volume&gt;19&lt;/volume&gt;&lt;number&gt;1&lt;/number&gt;&lt;dates&gt;&lt;year&gt;2021&lt;/year&gt;&lt;pub-dates&gt;&lt;date&gt;Mar&lt;/date&gt;&lt;/pub-dates&gt;&lt;/dates&gt;&lt;isbn&gt;2691-3321 (Electronic)&amp;#xD;2691-3321 (Linking)&lt;/isbn&gt;&lt;accession-num&gt;33570328&lt;/accession-num&gt;&lt;urls&gt;&lt;related-urls&gt;&lt;url&gt;https://www.ncbi.nlm.nih.gov/pubmed/33570328&lt;/url&gt;&lt;/related-urls&gt;&lt;/urls&gt;&lt;electronic-resource-num&gt;10.1097/XEB.0000000000000277&lt;/electronic-resource-num&gt;&lt;remote-database-name&gt;Medline&lt;/remote-database-name&gt;&lt;remote-database-provider&gt;NLM&lt;/remote-database-provider&gt;&lt;/record&gt;&lt;/Cite&gt;&lt;/EndNote&gt;</w:instrText>
      </w:r>
      <w:r w:rsidR="000A26F8">
        <w:rPr>
          <w:rStyle w:val="normaltextrun"/>
          <w:rFonts w:eastAsiaTheme="majorEastAsia"/>
          <w:color w:val="000000"/>
        </w:rPr>
        <w:fldChar w:fldCharType="separate"/>
      </w:r>
      <w:r w:rsidR="000A26F8" w:rsidRPr="000A26F8">
        <w:rPr>
          <w:rStyle w:val="normaltextrun"/>
          <w:rFonts w:eastAsiaTheme="majorEastAsia"/>
          <w:noProof/>
          <w:color w:val="000000"/>
          <w:vertAlign w:val="superscript"/>
        </w:rPr>
        <w:t>28</w:t>
      </w:r>
      <w:r w:rsidR="000A26F8">
        <w:rPr>
          <w:rStyle w:val="normaltextrun"/>
          <w:rFonts w:eastAsiaTheme="majorEastAsia"/>
          <w:color w:val="000000"/>
        </w:rPr>
        <w:fldChar w:fldCharType="end"/>
      </w:r>
      <w:r w:rsidRPr="0095547A">
        <w:rPr>
          <w:rStyle w:val="normaltextrun"/>
          <w:rFonts w:eastAsiaTheme="majorEastAsia"/>
          <w:color w:val="000000"/>
        </w:rPr>
        <w:t>.  </w:t>
      </w:r>
      <w:r w:rsidRPr="0095547A">
        <w:rPr>
          <w:rStyle w:val="eop"/>
          <w:rFonts w:eastAsiaTheme="majorEastAsia"/>
          <w:color w:val="000000"/>
        </w:rPr>
        <w:t> </w:t>
      </w:r>
    </w:p>
    <w:p w14:paraId="25B491DC"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Search strategy</w:t>
      </w:r>
      <w:r w:rsidRPr="0095547A">
        <w:rPr>
          <w:rStyle w:val="eop"/>
          <w:rFonts w:eastAsiaTheme="majorEastAsia"/>
          <w:color w:val="0F4761"/>
          <w:sz w:val="32"/>
          <w:szCs w:val="32"/>
        </w:rPr>
        <w:t> </w:t>
      </w:r>
    </w:p>
    <w:p w14:paraId="1B4C5FD1" w14:textId="0A3C0428"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rPr>
        <w:lastRenderedPageBreak/>
        <w:t xml:space="preserve">The search strategy will aim to locate published studies only. A </w:t>
      </w:r>
      <w:r w:rsidR="000D4043" w:rsidRPr="0095547A">
        <w:rPr>
          <w:rStyle w:val="normaltextrun"/>
          <w:rFonts w:eastAsiaTheme="majorEastAsia"/>
        </w:rPr>
        <w:t>two</w:t>
      </w:r>
      <w:r w:rsidRPr="0095547A">
        <w:rPr>
          <w:rStyle w:val="normaltextrun"/>
          <w:rFonts w:eastAsiaTheme="majorEastAsia"/>
        </w:rPr>
        <w:t>-step search strategy will be utilized in this review.  </w:t>
      </w:r>
      <w:r w:rsidRPr="0095547A">
        <w:rPr>
          <w:rStyle w:val="eop"/>
          <w:rFonts w:eastAsiaTheme="majorEastAsia"/>
        </w:rPr>
        <w:t> </w:t>
      </w:r>
    </w:p>
    <w:p w14:paraId="395E3623" w14:textId="4B5E92C7"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rPr>
        <w:t xml:space="preserve">First, an initial limited search of MEDLINE will be undertaken to identify articles on the topic. The text words contained in the titles and abstracts of relevant articles, and the index terms used to describe the articles will be used to develop a full search strategy for MEDLINE, Embase, Scopus, </w:t>
      </w:r>
      <w:r w:rsidR="000D4043" w:rsidRPr="0095547A">
        <w:rPr>
          <w:rStyle w:val="normaltextrun"/>
          <w:rFonts w:eastAsiaTheme="majorEastAsia"/>
        </w:rPr>
        <w:t>PsycINFO</w:t>
      </w:r>
      <w:r w:rsidRPr="0095547A">
        <w:rPr>
          <w:rStyle w:val="normaltextrun"/>
          <w:rFonts w:eastAsiaTheme="majorEastAsia"/>
        </w:rPr>
        <w:t>,</w:t>
      </w:r>
      <w:r w:rsidR="00BD552B" w:rsidRPr="0095547A">
        <w:rPr>
          <w:rStyle w:val="normaltextrun"/>
          <w:rFonts w:eastAsiaTheme="majorEastAsia"/>
        </w:rPr>
        <w:t xml:space="preserve"> </w:t>
      </w:r>
      <w:r w:rsidR="000D4043" w:rsidRPr="0095547A">
        <w:rPr>
          <w:rStyle w:val="normaltextrun"/>
          <w:rFonts w:eastAsiaTheme="majorEastAsia"/>
        </w:rPr>
        <w:t>CINAHL</w:t>
      </w:r>
      <w:r w:rsidR="00BD552B" w:rsidRPr="0095547A">
        <w:rPr>
          <w:rStyle w:val="normaltextrun"/>
          <w:rFonts w:eastAsiaTheme="majorEastAsia"/>
        </w:rPr>
        <w:t>, and PhilPapers</w:t>
      </w:r>
      <w:r w:rsidR="000D4043" w:rsidRPr="0095547A">
        <w:rPr>
          <w:rStyle w:val="normaltextrun"/>
          <w:rFonts w:eastAsiaTheme="majorEastAsia"/>
        </w:rPr>
        <w:t xml:space="preserve">. </w:t>
      </w:r>
      <w:r w:rsidRPr="0095547A">
        <w:rPr>
          <w:rStyle w:val="normaltextrun"/>
          <w:rFonts w:eastAsiaTheme="majorEastAsia"/>
        </w:rPr>
        <w:t>Second, the search strategy, including all identified keywords and index terms, will be adapted for each included database.</w:t>
      </w:r>
      <w:r w:rsidR="000D4043" w:rsidRPr="0095547A">
        <w:rPr>
          <w:rStyle w:val="normaltextrun"/>
          <w:rFonts w:eastAsiaTheme="majorEastAsia"/>
        </w:rPr>
        <w:t xml:space="preserve"> </w:t>
      </w:r>
      <w:r w:rsidRPr="0095547A">
        <w:rPr>
          <w:rStyle w:val="normaltextrun"/>
          <w:rFonts w:eastAsiaTheme="majorEastAsia"/>
        </w:rPr>
        <w:t>Studies published in English will be included.</w:t>
      </w:r>
      <w:r w:rsidRPr="0095547A">
        <w:rPr>
          <w:rStyle w:val="eop"/>
          <w:rFonts w:eastAsiaTheme="majorEastAsia"/>
        </w:rPr>
        <w:t> </w:t>
      </w:r>
      <w:r w:rsidR="000D4043" w:rsidRPr="0095547A">
        <w:rPr>
          <w:rStyle w:val="eop"/>
          <w:rFonts w:eastAsiaTheme="majorEastAsia"/>
        </w:rPr>
        <w:t>No restrictions on publication year will be applied.</w:t>
      </w:r>
    </w:p>
    <w:p w14:paraId="1EFC7955" w14:textId="3D515894" w:rsidR="00007FDE" w:rsidRPr="0095547A" w:rsidRDefault="00007FDE" w:rsidP="00637D3F">
      <w:pPr>
        <w:pStyle w:val="paragraph"/>
        <w:spacing w:before="0" w:beforeAutospacing="0" w:after="240" w:afterAutospacing="0" w:line="360" w:lineRule="auto"/>
        <w:textAlignment w:val="baseline"/>
        <w:rPr>
          <w:rStyle w:val="normaltextrun"/>
          <w:color w:val="0F4761"/>
        </w:rPr>
      </w:pPr>
      <w:r w:rsidRPr="0095547A">
        <w:rPr>
          <w:rStyle w:val="normaltextrun"/>
          <w:rFonts w:eastAsiaTheme="majorEastAsia"/>
          <w:color w:val="000000"/>
        </w:rPr>
        <w:t>The following information sources</w:t>
      </w:r>
      <w:r w:rsidR="000D4043" w:rsidRPr="0095547A">
        <w:rPr>
          <w:rStyle w:val="normaltextrun"/>
          <w:rFonts w:eastAsiaTheme="majorEastAsia"/>
          <w:color w:val="000000"/>
        </w:rPr>
        <w:t>, i.e., electronic databases,</w:t>
      </w:r>
      <w:r w:rsidRPr="0095547A">
        <w:rPr>
          <w:rStyle w:val="normaltextrun"/>
          <w:rFonts w:eastAsiaTheme="majorEastAsia"/>
          <w:color w:val="000000"/>
        </w:rPr>
        <w:t xml:space="preserve"> will be used</w:t>
      </w:r>
      <w:r w:rsidR="000D4043" w:rsidRPr="0095547A">
        <w:rPr>
          <w:rStyle w:val="normaltextrun"/>
          <w:rFonts w:eastAsiaTheme="majorEastAsia"/>
          <w:color w:val="000000"/>
        </w:rPr>
        <w:t xml:space="preserve"> --</w:t>
      </w:r>
      <w:r w:rsidRPr="0095547A">
        <w:rPr>
          <w:rStyle w:val="normaltextrun"/>
          <w:rFonts w:eastAsiaTheme="majorEastAsia"/>
          <w:color w:val="000000"/>
        </w:rPr>
        <w:t xml:space="preserve"> </w:t>
      </w:r>
      <w:r w:rsidR="005B4594" w:rsidRPr="0095547A">
        <w:rPr>
          <w:rStyle w:val="normaltextrun"/>
          <w:rFonts w:eastAsiaTheme="majorEastAsia"/>
          <w:color w:val="000000"/>
        </w:rPr>
        <w:t>MEDLINE</w:t>
      </w:r>
      <w:r w:rsidRPr="0095547A">
        <w:rPr>
          <w:rStyle w:val="normaltextrun"/>
          <w:rFonts w:eastAsiaTheme="majorEastAsia"/>
          <w:color w:val="000000"/>
        </w:rPr>
        <w:t>, Embase, Scopus,</w:t>
      </w:r>
      <w:r w:rsidR="000D4043" w:rsidRPr="0095547A">
        <w:rPr>
          <w:rStyle w:val="normaltextrun"/>
          <w:rFonts w:eastAsiaTheme="majorEastAsia"/>
        </w:rPr>
        <w:t xml:space="preserve"> PsycINFO</w:t>
      </w:r>
      <w:r w:rsidRPr="0095547A">
        <w:rPr>
          <w:rStyle w:val="normaltextrun"/>
          <w:rFonts w:eastAsiaTheme="majorEastAsia"/>
        </w:rPr>
        <w:t xml:space="preserve">, </w:t>
      </w:r>
      <w:r w:rsidR="000D4043" w:rsidRPr="0095547A">
        <w:rPr>
          <w:rStyle w:val="normaltextrun"/>
          <w:rFonts w:eastAsiaTheme="majorEastAsia"/>
        </w:rPr>
        <w:t>CINAHL</w:t>
      </w:r>
      <w:r w:rsidR="00BD552B" w:rsidRPr="0095547A">
        <w:rPr>
          <w:rStyle w:val="normaltextrun"/>
          <w:rFonts w:eastAsiaTheme="majorEastAsia"/>
        </w:rPr>
        <w:t>, and PhilPapers</w:t>
      </w:r>
      <w:r w:rsidRPr="0095547A">
        <w:rPr>
          <w:rStyle w:val="normaltextrun"/>
          <w:rFonts w:eastAsiaTheme="majorEastAsia"/>
          <w:color w:val="000000"/>
        </w:rPr>
        <w:t>.</w:t>
      </w:r>
      <w:r w:rsidRPr="0095547A">
        <w:rPr>
          <w:rStyle w:val="eop"/>
          <w:rFonts w:eastAsiaTheme="majorEastAsia"/>
          <w:color w:val="000000"/>
        </w:rPr>
        <w:t> </w:t>
      </w:r>
      <w:r w:rsidRPr="0095547A">
        <w:rPr>
          <w:rStyle w:val="eop"/>
          <w:rFonts w:eastAsiaTheme="majorEastAsia"/>
        </w:rPr>
        <w:t> </w:t>
      </w:r>
    </w:p>
    <w:p w14:paraId="0D59271D" w14:textId="2A913073"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Study/Source of evidence selection</w:t>
      </w:r>
      <w:r w:rsidRPr="0095547A">
        <w:rPr>
          <w:rStyle w:val="eop"/>
          <w:rFonts w:eastAsiaTheme="majorEastAsia"/>
          <w:color w:val="0F4761"/>
          <w:sz w:val="32"/>
          <w:szCs w:val="32"/>
        </w:rPr>
        <w:t> </w:t>
      </w:r>
    </w:p>
    <w:p w14:paraId="303E4E81" w14:textId="51D835FF" w:rsidR="00007FDE" w:rsidRPr="0095547A" w:rsidRDefault="00007FDE" w:rsidP="00637D3F">
      <w:pPr>
        <w:pStyle w:val="paragraph"/>
        <w:spacing w:before="0" w:beforeAutospacing="0" w:after="240" w:afterAutospacing="0" w:line="360" w:lineRule="auto"/>
        <w:textAlignment w:val="baseline"/>
        <w:rPr>
          <w:rStyle w:val="eop"/>
          <w:rFonts w:eastAsiaTheme="majorEastAsia"/>
          <w:color w:val="000000"/>
        </w:rPr>
      </w:pPr>
      <w:r w:rsidRPr="0095547A">
        <w:rPr>
          <w:rStyle w:val="normaltextrun"/>
          <w:rFonts w:eastAsiaTheme="majorEastAsia"/>
          <w:color w:val="000000"/>
        </w:rPr>
        <w:t>All references identified through the search strategy will be exported to a</w:t>
      </w:r>
      <w:r w:rsidR="00ED79D6" w:rsidRPr="0095547A">
        <w:rPr>
          <w:rStyle w:val="normaltextrun"/>
          <w:rFonts w:eastAsiaTheme="majorEastAsia"/>
          <w:color w:val="000000"/>
        </w:rPr>
        <w:t xml:space="preserve"> newly built</w:t>
      </w:r>
      <w:r w:rsidRPr="0095547A">
        <w:rPr>
          <w:rStyle w:val="normaltextrun"/>
          <w:rFonts w:eastAsiaTheme="majorEastAsia"/>
          <w:color w:val="000000"/>
        </w:rPr>
        <w:t xml:space="preserve"> reference management tool (i.e., </w:t>
      </w:r>
      <w:commentRangeStart w:id="66"/>
      <w:r w:rsidR="00ED79D6" w:rsidRPr="0095547A">
        <w:rPr>
          <w:rStyle w:val="normaltextrun"/>
          <w:rFonts w:eastAsiaTheme="majorEastAsia"/>
          <w:color w:val="000000"/>
        </w:rPr>
        <w:t>Evidence Synthesis Platform</w:t>
      </w:r>
      <w:commentRangeEnd w:id="66"/>
      <w:r w:rsidR="00F26FDA" w:rsidRPr="0095547A">
        <w:rPr>
          <w:rStyle w:val="CommentReference"/>
          <w:rFonts w:eastAsiaTheme="majorEastAsia"/>
          <w:color w:val="000000"/>
          <w:sz w:val="24"/>
          <w:szCs w:val="24"/>
        </w:rPr>
        <w:commentReference w:id="66"/>
      </w:r>
      <w:r w:rsidR="00F26FDA" w:rsidRPr="0095547A">
        <w:rPr>
          <w:rStyle w:val="normaltextrun"/>
          <w:rFonts w:eastAsiaTheme="majorEastAsia"/>
          <w:color w:val="000000"/>
        </w:rPr>
        <w:t xml:space="preserve">) </w:t>
      </w:r>
      <w:r w:rsidRPr="0095547A">
        <w:rPr>
          <w:rStyle w:val="normaltextrun"/>
          <w:rFonts w:eastAsiaTheme="majorEastAsia"/>
          <w:color w:val="000000"/>
        </w:rPr>
        <w:t xml:space="preserve">for </w:t>
      </w:r>
      <w:r w:rsidR="0012111A" w:rsidRPr="0095547A">
        <w:rPr>
          <w:rStyle w:val="normaltextrun"/>
          <w:rFonts w:eastAsiaTheme="majorEastAsia"/>
          <w:color w:val="000000"/>
        </w:rPr>
        <w:t>duplication identification</w:t>
      </w:r>
      <w:r w:rsidRPr="0095547A">
        <w:rPr>
          <w:rStyle w:val="normaltextrun"/>
          <w:rFonts w:eastAsiaTheme="majorEastAsia"/>
          <w:color w:val="000000"/>
        </w:rPr>
        <w:t xml:space="preserve">. </w:t>
      </w:r>
      <w:r w:rsidR="00742B32" w:rsidRPr="0095547A">
        <w:rPr>
          <w:rStyle w:val="eop"/>
          <w:rFonts w:eastAsiaTheme="majorEastAsia"/>
          <w:color w:val="000000"/>
        </w:rPr>
        <w:t xml:space="preserve">Following this, screening and data extraction will </w:t>
      </w:r>
      <w:r w:rsidR="006C7FA1" w:rsidRPr="0095547A">
        <w:rPr>
          <w:rStyle w:val="eop"/>
          <w:rFonts w:eastAsiaTheme="majorEastAsia"/>
          <w:color w:val="000000"/>
        </w:rPr>
        <w:t xml:space="preserve">be conducted in mixed mode. </w:t>
      </w:r>
      <w:r w:rsidR="00234680" w:rsidRPr="0095547A">
        <w:rPr>
          <w:rStyle w:val="eop"/>
          <w:rFonts w:eastAsiaTheme="majorEastAsia"/>
          <w:color w:val="000000"/>
        </w:rPr>
        <w:t>Screening will be finished by</w:t>
      </w:r>
      <w:r w:rsidR="0037269E" w:rsidRPr="0095547A">
        <w:rPr>
          <w:rStyle w:val="eop"/>
          <w:rFonts w:eastAsiaTheme="majorEastAsia"/>
          <w:color w:val="000000"/>
        </w:rPr>
        <w:t xml:space="preserve"> one human reviewer and large language model (LLM) agent to identify potentially relevant studies. </w:t>
      </w:r>
    </w:p>
    <w:p w14:paraId="04444641" w14:textId="110AC8DB" w:rsidR="00600A6D" w:rsidRPr="0095547A" w:rsidRDefault="0037269E" w:rsidP="00637D3F">
      <w:pPr>
        <w:pStyle w:val="paragraph"/>
        <w:spacing w:before="0" w:beforeAutospacing="0" w:after="240" w:afterAutospacing="0" w:line="360" w:lineRule="auto"/>
        <w:textAlignment w:val="baseline"/>
        <w:rPr>
          <w:rStyle w:val="eop"/>
          <w:rFonts w:eastAsiaTheme="majorEastAsia"/>
          <w:color w:val="000000"/>
        </w:rPr>
      </w:pPr>
      <w:r w:rsidRPr="0095547A">
        <w:rPr>
          <w:rStyle w:val="eop"/>
          <w:rFonts w:eastAsiaTheme="majorEastAsia"/>
          <w:color w:val="000000"/>
        </w:rPr>
        <w:t xml:space="preserve">The human reviewer will use saturation extraction strategy. </w:t>
      </w:r>
      <w:r w:rsidR="00600A6D" w:rsidRPr="0095547A">
        <w:rPr>
          <w:rStyle w:val="eop"/>
          <w:rFonts w:eastAsiaTheme="majorEastAsia"/>
          <w:color w:val="000000"/>
        </w:rPr>
        <w:t>Within each corpus (e.g., MEDLINE), articles will be randomized before review. The human reviewer will first perform</w:t>
      </w:r>
      <w:r w:rsidRPr="0095547A">
        <w:rPr>
          <w:rStyle w:val="eop"/>
          <w:rFonts w:eastAsiaTheme="majorEastAsia"/>
          <w:color w:val="000000"/>
        </w:rPr>
        <w:t xml:space="preserve"> title/abstract</w:t>
      </w:r>
      <w:r w:rsidR="00CB09FF" w:rsidRPr="0095547A">
        <w:rPr>
          <w:rStyle w:val="eop"/>
          <w:rFonts w:eastAsiaTheme="majorEastAsia"/>
          <w:color w:val="000000"/>
        </w:rPr>
        <w:t xml:space="preserve"> screening, then full text screening, and if eligible, human reviewer will </w:t>
      </w:r>
      <w:r w:rsidR="00600A6D" w:rsidRPr="0095547A">
        <w:rPr>
          <w:rStyle w:val="eop"/>
          <w:rFonts w:eastAsiaTheme="majorEastAsia"/>
          <w:color w:val="000000"/>
        </w:rPr>
        <w:t xml:space="preserve">iteratively </w:t>
      </w:r>
      <w:r w:rsidR="00330A99" w:rsidRPr="0095547A">
        <w:rPr>
          <w:rStyle w:val="eop"/>
          <w:rFonts w:eastAsiaTheme="majorEastAsia"/>
          <w:color w:val="000000"/>
        </w:rPr>
        <w:t xml:space="preserve">review </w:t>
      </w:r>
      <w:r w:rsidR="00600A6D" w:rsidRPr="0095547A">
        <w:rPr>
          <w:rStyle w:val="eop"/>
          <w:rFonts w:eastAsiaTheme="majorEastAsia"/>
          <w:color w:val="000000"/>
        </w:rPr>
        <w:t xml:space="preserve">to identify new terminology related to (1) severity terms describing levels of disease impact, (2) framework terms indicating where severity resides, and (3) relational terms connecting the two. The process will continue until </w:t>
      </w:r>
      <w:r w:rsidR="001A0ABA" w:rsidRPr="0095547A">
        <w:rPr>
          <w:rStyle w:val="eop"/>
          <w:rFonts w:eastAsiaTheme="majorEastAsia"/>
          <w:color w:val="000000"/>
        </w:rPr>
        <w:t>five</w:t>
      </w:r>
      <w:r w:rsidR="00600A6D" w:rsidRPr="0095547A">
        <w:rPr>
          <w:rStyle w:val="eop"/>
          <w:rFonts w:eastAsiaTheme="majorEastAsia"/>
          <w:color w:val="000000"/>
        </w:rPr>
        <w:t xml:space="preserve"> consecutive articles yield no new terms, at which point the reviewer will proceed to the next corpus.</w:t>
      </w:r>
    </w:p>
    <w:p w14:paraId="39DB36CB" w14:textId="1745FE7D" w:rsidR="00600A6D" w:rsidRPr="0095547A" w:rsidRDefault="003038B6" w:rsidP="00637D3F">
      <w:pPr>
        <w:pStyle w:val="paragraph"/>
        <w:spacing w:before="0" w:beforeAutospacing="0" w:after="240" w:afterAutospacing="0" w:line="360" w:lineRule="auto"/>
        <w:textAlignment w:val="baseline"/>
        <w:rPr>
          <w:rFonts w:eastAsiaTheme="majorEastAsia"/>
          <w:color w:val="000000"/>
        </w:rPr>
      </w:pPr>
      <w:r w:rsidRPr="0095547A">
        <w:rPr>
          <w:rFonts w:eastAsiaTheme="majorEastAsia"/>
          <w:color w:val="000000"/>
        </w:rPr>
        <w:t xml:space="preserve">Subsequently, </w:t>
      </w:r>
      <w:r w:rsidR="0037269E" w:rsidRPr="0095547A">
        <w:rPr>
          <w:rStyle w:val="eop"/>
          <w:rFonts w:eastAsiaTheme="majorEastAsia"/>
          <w:color w:val="000000"/>
        </w:rPr>
        <w:t xml:space="preserve">large language model (LLM) will use </w:t>
      </w:r>
      <w:r w:rsidR="003213B5" w:rsidRPr="0095547A">
        <w:rPr>
          <w:rStyle w:val="eop"/>
          <w:rFonts w:eastAsiaTheme="majorEastAsia"/>
          <w:color w:val="000000"/>
        </w:rPr>
        <w:t xml:space="preserve">the same procedure to do the term identification first and then </w:t>
      </w:r>
      <w:r w:rsidR="0037269E" w:rsidRPr="0095547A">
        <w:rPr>
          <w:rStyle w:val="eop"/>
          <w:rFonts w:eastAsiaTheme="majorEastAsia"/>
          <w:color w:val="000000"/>
        </w:rPr>
        <w:t>complete screening based on traditional sequential process.</w:t>
      </w:r>
      <w:r w:rsidR="00F26FDA" w:rsidRPr="0095547A">
        <w:rPr>
          <w:rStyle w:val="eop"/>
          <w:rFonts w:eastAsiaTheme="majorEastAsia"/>
          <w:color w:val="000000"/>
        </w:rPr>
        <w:t xml:space="preserve"> </w:t>
      </w:r>
      <w:r w:rsidRPr="0095547A">
        <w:rPr>
          <w:rFonts w:eastAsiaTheme="majorEastAsia"/>
          <w:color w:val="000000"/>
        </w:rPr>
        <w:t>T</w:t>
      </w:r>
      <w:r w:rsidR="00600A6D" w:rsidRPr="0095547A">
        <w:rPr>
          <w:rFonts w:eastAsiaTheme="majorEastAsia"/>
          <w:color w:val="000000"/>
        </w:rPr>
        <w:t xml:space="preserve">he </w:t>
      </w:r>
      <w:r w:rsidR="003213B5" w:rsidRPr="0095547A">
        <w:rPr>
          <w:rFonts w:eastAsiaTheme="majorEastAsia"/>
          <w:color w:val="000000"/>
        </w:rPr>
        <w:t>same randomized sequ</w:t>
      </w:r>
      <w:r w:rsidR="00F26FDA" w:rsidRPr="0095547A">
        <w:rPr>
          <w:rFonts w:eastAsiaTheme="majorEastAsia"/>
          <w:color w:val="000000"/>
        </w:rPr>
        <w:t>e</w:t>
      </w:r>
      <w:r w:rsidR="003213B5" w:rsidRPr="0095547A">
        <w:rPr>
          <w:rFonts w:eastAsiaTheme="majorEastAsia"/>
          <w:color w:val="000000"/>
        </w:rPr>
        <w:t>nce</w:t>
      </w:r>
      <w:r w:rsidR="00600A6D" w:rsidRPr="0095547A">
        <w:rPr>
          <w:rFonts w:eastAsiaTheme="majorEastAsia"/>
          <w:color w:val="000000"/>
        </w:rPr>
        <w:t xml:space="preserve"> will be reviewed by LLM agent following </w:t>
      </w:r>
      <w:r w:rsidR="003213B5" w:rsidRPr="0095547A">
        <w:rPr>
          <w:rFonts w:eastAsiaTheme="majorEastAsia"/>
          <w:color w:val="000000"/>
        </w:rPr>
        <w:t>the same procedure</w:t>
      </w:r>
      <w:r w:rsidR="00600A6D" w:rsidRPr="0095547A">
        <w:rPr>
          <w:rFonts w:eastAsiaTheme="majorEastAsia"/>
          <w:color w:val="000000"/>
        </w:rPr>
        <w:t xml:space="preserve">. Disagreements or discrepancies between manual and LLM term identification will be </w:t>
      </w:r>
      <w:r w:rsidR="00600A6D" w:rsidRPr="0095547A">
        <w:rPr>
          <w:rFonts w:eastAsiaTheme="majorEastAsia"/>
          <w:color w:val="000000"/>
        </w:rPr>
        <w:lastRenderedPageBreak/>
        <w:t>adjudicated by a senior reviewer</w:t>
      </w:r>
      <w:r w:rsidR="008B76C0" w:rsidRPr="0095547A">
        <w:rPr>
          <w:rFonts w:eastAsiaTheme="majorEastAsia"/>
          <w:color w:val="000000"/>
        </w:rPr>
        <w:t>, i.e. Dr. Lehmann</w:t>
      </w:r>
      <w:r w:rsidR="00600A6D" w:rsidRPr="0095547A">
        <w:rPr>
          <w:rFonts w:eastAsiaTheme="majorEastAsia"/>
          <w:color w:val="000000"/>
        </w:rPr>
        <w:t>. Afterward, LLM agent will be applied across all included articles for confirmation and term frequency analysis, generating a distribution of identified terms.</w:t>
      </w:r>
    </w:p>
    <w:p w14:paraId="27CBDE44" w14:textId="53074986" w:rsidR="00007FDE" w:rsidRPr="0095547A" w:rsidRDefault="00600A6D" w:rsidP="00637D3F">
      <w:pPr>
        <w:pStyle w:val="paragraph"/>
        <w:spacing w:before="0" w:beforeAutospacing="0" w:after="240" w:afterAutospacing="0" w:line="360" w:lineRule="auto"/>
        <w:textAlignment w:val="baseline"/>
        <w:rPr>
          <w:rFonts w:eastAsiaTheme="majorEastAsia"/>
          <w:color w:val="000000"/>
        </w:rPr>
      </w:pPr>
      <w:r w:rsidRPr="0095547A">
        <w:rPr>
          <w:rFonts w:eastAsiaTheme="majorEastAsia"/>
          <w:color w:val="000000"/>
        </w:rPr>
        <w:t xml:space="preserve">The </w:t>
      </w:r>
      <w:r w:rsidR="00502E91" w:rsidRPr="0095547A">
        <w:rPr>
          <w:rFonts w:eastAsiaTheme="majorEastAsia"/>
          <w:color w:val="000000"/>
        </w:rPr>
        <w:t xml:space="preserve">whole dataset </w:t>
      </w:r>
      <w:r w:rsidRPr="0095547A">
        <w:rPr>
          <w:rFonts w:eastAsiaTheme="majorEastAsia"/>
          <w:color w:val="000000"/>
        </w:rPr>
        <w:t xml:space="preserve">selection and screening process will adhere to the </w:t>
      </w:r>
      <w:r w:rsidRPr="0095547A">
        <w:rPr>
          <w:rStyle w:val="normaltextrun"/>
          <w:rFonts w:eastAsiaTheme="majorEastAsia"/>
          <w:color w:val="000000"/>
        </w:rPr>
        <w:t>PRISMA-ScR</w:t>
      </w:r>
      <w:r w:rsidR="000A26F8">
        <w:rPr>
          <w:rStyle w:val="normaltextrun"/>
          <w:rFonts w:eastAsiaTheme="majorEastAsia"/>
          <w:color w:val="000000"/>
        </w:rPr>
        <w:fldChar w:fldCharType="begin"/>
      </w:r>
      <w:r w:rsidR="000A26F8">
        <w:rPr>
          <w:rStyle w:val="normaltextrun"/>
          <w:rFonts w:eastAsiaTheme="majorEastAsia"/>
          <w:color w:val="000000"/>
        </w:rPr>
        <w:instrText xml:space="preserve"> ADDIN EN.CITE &lt;EndNote&gt;&lt;Cite&gt;&lt;Author&gt;Tricco&lt;/Author&gt;&lt;Year&gt;2018&lt;/Year&gt;&lt;RecNum&gt;51&lt;/RecNum&gt;&lt;DisplayText&gt;&lt;style face="superscript"&gt;29&lt;/style&gt;&lt;/DisplayText&gt;&lt;record&gt;&lt;rec-number&gt;51&lt;/rec-number&gt;&lt;foreign-keys&gt;&lt;key app="EN" db-id="xtssa0pzvxr9fjewxd7v20a50txzpwwedvfv" timestamp="1745165594"&gt;51&lt;/key&gt;&lt;/foreign-keys&gt;&lt;ref-type name="Journal Article"&gt;17&lt;/ref-type&gt;&lt;contributors&gt;&lt;authors&gt;&lt;author&gt;Tricco, A. C.&lt;/author&gt;&lt;author&gt;Lillie, E.&lt;/author&gt;&lt;author&gt;Zarin, W.&lt;/author&gt;&lt;author&gt;O&amp;apos;Brien, K. K.&lt;/author&gt;&lt;author&gt;Colquhoun, H.&lt;/author&gt;&lt;author&gt;Levac, D.&lt;/author&gt;&lt;author&gt;Moher, D.&lt;/author&gt;&lt;author&gt;Peters, M. D. J.&lt;/author&gt;&lt;author&gt;Horsley, T.&lt;/author&gt;&lt;author&gt;Weeks, L.&lt;/author&gt;&lt;author&gt;Hempel, S.&lt;/author&gt;&lt;author&gt;Akl, E. A.&lt;/author&gt;&lt;author&gt;Chang, C.&lt;/author&gt;&lt;author&gt;McGowan, J.&lt;/author&gt;&lt;author&gt;Stewart, L.&lt;/author&gt;&lt;author&gt;Hartling, L.&lt;/author&gt;&lt;author&gt;Aldcroft, A.&lt;/author&gt;&lt;author&gt;Wilson, M. G.&lt;/author&gt;&lt;author&gt;Garritty, C.&lt;/author&gt;&lt;author&gt;...&lt;/author&gt;&lt;author&gt;Straus, S. E.&lt;/author&gt;&lt;/authors&gt;&lt;/contributors&gt;&lt;titles&gt;&lt;title&gt;PRISMA Extension for Scoping Reviews (PRISMA-ScR): Checklist and Explanation&lt;/title&gt;&lt;secondary-title&gt;Ann Intern Med&lt;/secondary-title&gt;&lt;/titles&gt;&lt;periodical&gt;&lt;full-title&gt;Ann Intern Med&lt;/full-title&gt;&lt;/periodical&gt;&lt;pages&gt;467-473&lt;/pages&gt;&lt;volume&gt;169&lt;/volume&gt;&lt;number&gt;7&lt;/number&gt;&lt;edition&gt;20180904&lt;/edition&gt;&lt;dates&gt;&lt;year&gt;2018&lt;/year&gt;&lt;pub-dates&gt;&lt;date&gt;Oct 2&lt;/date&gt;&lt;/pub-dates&gt;&lt;/dates&gt;&lt;isbn&gt;1539-3704 (Electronic)&amp;#xD;0003-4819 (Linking)&lt;/isbn&gt;&lt;accession-num&gt;30178033&lt;/accession-num&gt;&lt;urls&gt;&lt;related-urls&gt;&lt;url&gt;https://www.ncbi.nlm.nih.gov/pubmed/30178033&lt;/url&gt;&lt;/related-urls&gt;&lt;/urls&gt;&lt;electronic-resource-num&gt;10.7326/M18-0850&lt;/electronic-resource-num&gt;&lt;remote-database-name&gt;Medline&lt;/remote-database-name&gt;&lt;remote-database-provider&gt;NLM&lt;/remote-database-provider&gt;&lt;/record&gt;&lt;/Cite&gt;&lt;/EndNote&gt;</w:instrText>
      </w:r>
      <w:r w:rsidR="000A26F8">
        <w:rPr>
          <w:rStyle w:val="normaltextrun"/>
          <w:rFonts w:eastAsiaTheme="majorEastAsia"/>
          <w:color w:val="000000"/>
        </w:rPr>
        <w:fldChar w:fldCharType="separate"/>
      </w:r>
      <w:r w:rsidR="000A26F8" w:rsidRPr="000A26F8">
        <w:rPr>
          <w:rStyle w:val="normaltextrun"/>
          <w:rFonts w:eastAsiaTheme="majorEastAsia"/>
          <w:noProof/>
          <w:color w:val="000000"/>
          <w:vertAlign w:val="superscript"/>
        </w:rPr>
        <w:t>29</w:t>
      </w:r>
      <w:r w:rsidR="000A26F8">
        <w:rPr>
          <w:rStyle w:val="normaltextrun"/>
          <w:rFonts w:eastAsiaTheme="majorEastAsia"/>
          <w:color w:val="000000"/>
        </w:rPr>
        <w:fldChar w:fldCharType="end"/>
      </w:r>
      <w:r w:rsidRPr="0095547A">
        <w:rPr>
          <w:rStyle w:val="normaltextrun"/>
          <w:rFonts w:eastAsiaTheme="majorEastAsia"/>
          <w:color w:val="000000"/>
        </w:rPr>
        <w:t xml:space="preserve"> flow diagram</w:t>
      </w:r>
      <w:r w:rsidRPr="0095547A">
        <w:rPr>
          <w:rFonts w:eastAsiaTheme="majorEastAsia"/>
          <w:color w:val="000000"/>
        </w:rPr>
        <w:t xml:space="preserve"> documenting the number of records identified, screened, excluded (with reasons), and included. A list of excluded full-text articles with justifications will be provided in the supplementary materials to ensure transparency and reproducibility.</w:t>
      </w:r>
      <w:r w:rsidR="00007FDE" w:rsidRPr="0095547A">
        <w:rPr>
          <w:rStyle w:val="eop"/>
          <w:rFonts w:eastAsiaTheme="majorEastAsia"/>
          <w:sz w:val="22"/>
          <w:szCs w:val="22"/>
        </w:rPr>
        <w:t> </w:t>
      </w:r>
    </w:p>
    <w:p w14:paraId="531A9B43"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Data charting/extraction</w:t>
      </w:r>
      <w:r w:rsidRPr="0095547A">
        <w:rPr>
          <w:rStyle w:val="eop"/>
          <w:rFonts w:eastAsiaTheme="majorEastAsia"/>
          <w:color w:val="0F4761"/>
          <w:sz w:val="32"/>
          <w:szCs w:val="32"/>
        </w:rPr>
        <w:t> </w:t>
      </w:r>
    </w:p>
    <w:p w14:paraId="3EC33AE6" w14:textId="6FFF01B2" w:rsidR="00007FDE" w:rsidRPr="0095547A" w:rsidRDefault="00007FDE" w:rsidP="00637D3F">
      <w:pPr>
        <w:pStyle w:val="paragraph"/>
        <w:spacing w:before="0" w:beforeAutospacing="0" w:after="240" w:afterAutospacing="0" w:line="360" w:lineRule="auto"/>
        <w:textAlignment w:val="baseline"/>
        <w:rPr>
          <w:rStyle w:val="normaltextrun"/>
          <w:rFonts w:eastAsiaTheme="majorEastAsia"/>
          <w:color w:val="000000"/>
        </w:rPr>
      </w:pPr>
      <w:r w:rsidRPr="0095547A">
        <w:rPr>
          <w:rStyle w:val="normaltextrun"/>
          <w:rFonts w:eastAsiaTheme="majorEastAsia"/>
          <w:color w:val="000000"/>
        </w:rPr>
        <w:t>Data will be extracted from papers included in the scoping review by two independent reviewers using a standardized data charting form developed by the reviewers. This form will be based on existing JBI data extraction tools and adapted to the specific needs of this conceptual review. A draft extraction form is provided</w:t>
      </w:r>
      <w:r w:rsidR="00775EA7" w:rsidRPr="0095547A">
        <w:rPr>
          <w:rStyle w:val="normaltextrun"/>
          <w:rFonts w:eastAsiaTheme="majorEastAsia"/>
          <w:color w:val="000000"/>
        </w:rPr>
        <w:t xml:space="preserve"> (</w:t>
      </w:r>
      <w:r w:rsidR="00775EA7" w:rsidRPr="0095547A">
        <w:rPr>
          <w:rStyle w:val="normaltextrun"/>
          <w:rFonts w:eastAsiaTheme="majorEastAsia"/>
          <w:b/>
          <w:color w:val="000000"/>
        </w:rPr>
        <w:t>Table 1</w:t>
      </w:r>
      <w:r w:rsidR="00775EA7" w:rsidRPr="0095547A">
        <w:rPr>
          <w:rStyle w:val="normaltextrun"/>
          <w:rFonts w:eastAsiaTheme="majorEastAsia"/>
          <w:color w:val="000000"/>
        </w:rPr>
        <w:t>)</w:t>
      </w:r>
      <w:r w:rsidRPr="0095547A">
        <w:rPr>
          <w:rStyle w:val="normaltextrun"/>
          <w:rFonts w:eastAsiaTheme="majorEastAsia"/>
          <w:color w:val="000000"/>
        </w:rPr>
        <w:t xml:space="preserve">. Any necessary modifications will be made based on reviewer feedback and noted in the final review. </w:t>
      </w:r>
    </w:p>
    <w:p w14:paraId="24910924" w14:textId="6C4B54D3" w:rsidR="00775EA7" w:rsidRPr="0095547A" w:rsidRDefault="00775EA7" w:rsidP="00637D3F">
      <w:pPr>
        <w:pStyle w:val="paragraph"/>
        <w:spacing w:before="0" w:beforeAutospacing="0" w:after="240" w:afterAutospacing="0" w:line="360" w:lineRule="auto"/>
        <w:jc w:val="center"/>
        <w:textAlignment w:val="baseline"/>
        <w:rPr>
          <w:rStyle w:val="eop"/>
          <w:rFonts w:eastAsiaTheme="majorEastAsia"/>
          <w:color w:val="000000"/>
        </w:rPr>
      </w:pPr>
      <w:r w:rsidRPr="0095547A">
        <w:rPr>
          <w:rStyle w:val="eop"/>
          <w:rFonts w:eastAsiaTheme="majorEastAsia"/>
          <w:b/>
          <w:color w:val="000000"/>
        </w:rPr>
        <w:t>Table 1</w:t>
      </w:r>
      <w:r w:rsidRPr="0095547A">
        <w:rPr>
          <w:rStyle w:val="eop"/>
          <w:rFonts w:eastAsiaTheme="majorEastAsia"/>
          <w:color w:val="000000"/>
        </w:rPr>
        <w:t>. Data charting draft form</w:t>
      </w:r>
    </w:p>
    <w:tbl>
      <w:tblPr>
        <w:tblW w:w="9000" w:type="dxa"/>
        <w:tblLook w:val="04A0" w:firstRow="1" w:lastRow="0" w:firstColumn="1" w:lastColumn="0" w:noHBand="0" w:noVBand="1"/>
      </w:tblPr>
      <w:tblGrid>
        <w:gridCol w:w="3061"/>
        <w:gridCol w:w="5939"/>
      </w:tblGrid>
      <w:tr w:rsidR="00775EA7" w:rsidRPr="006A068C" w14:paraId="72094265" w14:textId="77777777" w:rsidTr="22C3E109">
        <w:trPr>
          <w:trHeight w:val="360"/>
        </w:trPr>
        <w:tc>
          <w:tcPr>
            <w:tcW w:w="3061" w:type="dxa"/>
            <w:tcBorders>
              <w:top w:val="single" w:sz="4" w:space="0" w:color="000000" w:themeColor="text1"/>
              <w:left w:val="nil"/>
              <w:bottom w:val="single" w:sz="4" w:space="0" w:color="000000" w:themeColor="text1"/>
              <w:right w:val="nil"/>
            </w:tcBorders>
            <w:vAlign w:val="center"/>
            <w:hideMark/>
          </w:tcPr>
          <w:p w14:paraId="4FB26784" w14:textId="77777777" w:rsidR="00775EA7" w:rsidRPr="006A068C" w:rsidRDefault="00775EA7" w:rsidP="00637D3F">
            <w:pPr>
              <w:spacing w:after="240" w:line="360" w:lineRule="auto"/>
              <w:jc w:val="center"/>
              <w:rPr>
                <w:rFonts w:eastAsia="SimSun"/>
                <w:b/>
                <w:color w:val="000000"/>
              </w:rPr>
            </w:pPr>
            <w:r w:rsidRPr="006A068C">
              <w:rPr>
                <w:rFonts w:eastAsia="SimSun"/>
                <w:b/>
                <w:color w:val="000000"/>
              </w:rPr>
              <w:t>Domain</w:t>
            </w:r>
          </w:p>
        </w:tc>
        <w:tc>
          <w:tcPr>
            <w:tcW w:w="5939" w:type="dxa"/>
            <w:tcBorders>
              <w:top w:val="single" w:sz="4" w:space="0" w:color="000000" w:themeColor="text1"/>
              <w:left w:val="nil"/>
              <w:bottom w:val="single" w:sz="4" w:space="0" w:color="000000" w:themeColor="text1"/>
              <w:right w:val="nil"/>
            </w:tcBorders>
            <w:vAlign w:val="center"/>
            <w:hideMark/>
          </w:tcPr>
          <w:p w14:paraId="0A3A1A22" w14:textId="77777777" w:rsidR="00775EA7" w:rsidRPr="006A068C" w:rsidRDefault="00775EA7" w:rsidP="00637D3F">
            <w:pPr>
              <w:spacing w:after="240" w:line="360" w:lineRule="auto"/>
              <w:jc w:val="center"/>
              <w:rPr>
                <w:rFonts w:eastAsia="SimSun"/>
                <w:b/>
                <w:color w:val="000000"/>
              </w:rPr>
            </w:pPr>
            <w:r w:rsidRPr="006A068C">
              <w:rPr>
                <w:rFonts w:eastAsia="SimSun"/>
                <w:b/>
                <w:color w:val="000000"/>
              </w:rPr>
              <w:t>Data Item</w:t>
            </w:r>
          </w:p>
        </w:tc>
      </w:tr>
      <w:tr w:rsidR="00775EA7" w:rsidRPr="006A068C" w14:paraId="77970CFA" w14:textId="77777777" w:rsidTr="22C3E109">
        <w:trPr>
          <w:trHeight w:val="360"/>
        </w:trPr>
        <w:tc>
          <w:tcPr>
            <w:tcW w:w="3061" w:type="dxa"/>
            <w:tcBorders>
              <w:top w:val="nil"/>
              <w:left w:val="nil"/>
              <w:bottom w:val="nil"/>
              <w:right w:val="nil"/>
            </w:tcBorders>
            <w:vAlign w:val="center"/>
            <w:hideMark/>
          </w:tcPr>
          <w:p w14:paraId="684517CC" w14:textId="77777777" w:rsidR="00775EA7" w:rsidRPr="006A068C" w:rsidRDefault="00775EA7" w:rsidP="00637D3F">
            <w:pPr>
              <w:spacing w:after="240" w:line="360" w:lineRule="auto"/>
              <w:rPr>
                <w:rFonts w:eastAsia="SimSun"/>
                <w:b/>
                <w:color w:val="000000"/>
              </w:rPr>
            </w:pPr>
            <w:r w:rsidRPr="006A068C">
              <w:rPr>
                <w:rFonts w:eastAsia="SimSun"/>
                <w:b/>
                <w:color w:val="000000"/>
              </w:rPr>
              <w:t>Bibliographic Information</w:t>
            </w:r>
          </w:p>
        </w:tc>
        <w:tc>
          <w:tcPr>
            <w:tcW w:w="5939" w:type="dxa"/>
            <w:tcBorders>
              <w:top w:val="nil"/>
              <w:left w:val="nil"/>
              <w:bottom w:val="nil"/>
              <w:right w:val="nil"/>
            </w:tcBorders>
            <w:vAlign w:val="center"/>
            <w:hideMark/>
          </w:tcPr>
          <w:p w14:paraId="3DAED7BC" w14:textId="77777777" w:rsidR="00775EA7" w:rsidRPr="006A068C" w:rsidRDefault="00775EA7" w:rsidP="00637D3F">
            <w:pPr>
              <w:spacing w:after="240" w:line="360" w:lineRule="auto"/>
              <w:rPr>
                <w:rFonts w:eastAsia="SimSun"/>
                <w:color w:val="000000"/>
              </w:rPr>
            </w:pPr>
            <w:r w:rsidRPr="006A068C">
              <w:rPr>
                <w:rFonts w:eastAsia="SimSun"/>
                <w:color w:val="000000"/>
              </w:rPr>
              <w:t>First author name</w:t>
            </w:r>
          </w:p>
        </w:tc>
      </w:tr>
      <w:tr w:rsidR="00775EA7" w:rsidRPr="006A068C" w14:paraId="3AAFD2B0" w14:textId="77777777" w:rsidTr="22C3E109">
        <w:trPr>
          <w:trHeight w:val="360"/>
        </w:trPr>
        <w:tc>
          <w:tcPr>
            <w:tcW w:w="3061" w:type="dxa"/>
            <w:tcBorders>
              <w:top w:val="nil"/>
              <w:left w:val="nil"/>
              <w:bottom w:val="nil"/>
              <w:right w:val="nil"/>
            </w:tcBorders>
            <w:vAlign w:val="center"/>
            <w:hideMark/>
          </w:tcPr>
          <w:p w14:paraId="78D9D02C"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571423D7" w14:textId="77777777" w:rsidR="00775EA7" w:rsidRPr="006A068C" w:rsidRDefault="00775EA7" w:rsidP="00637D3F">
            <w:pPr>
              <w:spacing w:after="240" w:line="360" w:lineRule="auto"/>
              <w:rPr>
                <w:rFonts w:eastAsia="SimSun"/>
                <w:color w:val="000000"/>
              </w:rPr>
            </w:pPr>
            <w:r w:rsidRPr="006A068C">
              <w:rPr>
                <w:rFonts w:eastAsia="SimSun"/>
                <w:color w:val="000000"/>
              </w:rPr>
              <w:t>Year</w:t>
            </w:r>
          </w:p>
        </w:tc>
      </w:tr>
      <w:tr w:rsidR="00775EA7" w:rsidRPr="006A068C" w14:paraId="74CFF2AF" w14:textId="77777777" w:rsidTr="22C3E109">
        <w:trPr>
          <w:trHeight w:val="360"/>
        </w:trPr>
        <w:tc>
          <w:tcPr>
            <w:tcW w:w="3061" w:type="dxa"/>
            <w:tcBorders>
              <w:top w:val="nil"/>
              <w:left w:val="nil"/>
              <w:bottom w:val="nil"/>
              <w:right w:val="nil"/>
            </w:tcBorders>
            <w:vAlign w:val="center"/>
            <w:hideMark/>
          </w:tcPr>
          <w:p w14:paraId="06326CC7"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5783C2AB" w14:textId="77777777" w:rsidR="00775EA7" w:rsidRPr="006A068C" w:rsidRDefault="00775EA7" w:rsidP="00637D3F">
            <w:pPr>
              <w:spacing w:after="240" w:line="360" w:lineRule="auto"/>
              <w:rPr>
                <w:rFonts w:eastAsia="SimSun"/>
                <w:color w:val="000000"/>
              </w:rPr>
            </w:pPr>
            <w:r w:rsidRPr="006A068C">
              <w:rPr>
                <w:rFonts w:eastAsia="SimSun"/>
                <w:color w:val="000000"/>
              </w:rPr>
              <w:t>Title</w:t>
            </w:r>
          </w:p>
        </w:tc>
      </w:tr>
      <w:tr w:rsidR="00775EA7" w:rsidRPr="006A068C" w14:paraId="7888BBD3" w14:textId="77777777" w:rsidTr="22C3E109">
        <w:trPr>
          <w:trHeight w:val="360"/>
        </w:trPr>
        <w:tc>
          <w:tcPr>
            <w:tcW w:w="3061" w:type="dxa"/>
            <w:tcBorders>
              <w:top w:val="nil"/>
              <w:left w:val="nil"/>
              <w:bottom w:val="nil"/>
              <w:right w:val="nil"/>
            </w:tcBorders>
            <w:vAlign w:val="center"/>
            <w:hideMark/>
          </w:tcPr>
          <w:p w14:paraId="689E183C"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1414AEF5" w14:textId="77777777" w:rsidR="00775EA7" w:rsidRPr="006A068C" w:rsidRDefault="00775EA7" w:rsidP="00637D3F">
            <w:pPr>
              <w:spacing w:after="240" w:line="360" w:lineRule="auto"/>
              <w:rPr>
                <w:rFonts w:eastAsia="SimSun"/>
                <w:color w:val="000000"/>
              </w:rPr>
            </w:pPr>
            <w:r w:rsidRPr="006A068C">
              <w:rPr>
                <w:rFonts w:eastAsia="SimSun"/>
                <w:color w:val="000000"/>
              </w:rPr>
              <w:t>Journal name</w:t>
            </w:r>
          </w:p>
        </w:tc>
      </w:tr>
      <w:tr w:rsidR="00775EA7" w:rsidRPr="006A068C" w14:paraId="2B6AAFE2" w14:textId="77777777" w:rsidTr="22C3E109">
        <w:trPr>
          <w:trHeight w:val="360"/>
        </w:trPr>
        <w:tc>
          <w:tcPr>
            <w:tcW w:w="3061" w:type="dxa"/>
            <w:tcBorders>
              <w:top w:val="nil"/>
              <w:left w:val="nil"/>
              <w:bottom w:val="nil"/>
              <w:right w:val="nil"/>
            </w:tcBorders>
            <w:vAlign w:val="center"/>
            <w:hideMark/>
          </w:tcPr>
          <w:p w14:paraId="309A9127"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34BF569E" w14:textId="77777777" w:rsidR="00775EA7" w:rsidRPr="006A068C" w:rsidRDefault="00775EA7" w:rsidP="00637D3F">
            <w:pPr>
              <w:spacing w:after="240" w:line="360" w:lineRule="auto"/>
              <w:rPr>
                <w:rFonts w:eastAsia="SimSun"/>
                <w:color w:val="000000"/>
              </w:rPr>
            </w:pPr>
            <w:r w:rsidRPr="006A068C">
              <w:rPr>
                <w:rFonts w:eastAsia="SimSun"/>
                <w:color w:val="000000"/>
              </w:rPr>
              <w:t>Country/region of study</w:t>
            </w:r>
          </w:p>
        </w:tc>
      </w:tr>
      <w:tr w:rsidR="00775EA7" w:rsidRPr="006A068C" w14:paraId="5AAC7400" w14:textId="77777777" w:rsidTr="22C3E109">
        <w:trPr>
          <w:trHeight w:val="360"/>
        </w:trPr>
        <w:tc>
          <w:tcPr>
            <w:tcW w:w="3061" w:type="dxa"/>
            <w:tcBorders>
              <w:top w:val="nil"/>
              <w:left w:val="nil"/>
              <w:bottom w:val="nil"/>
              <w:right w:val="nil"/>
            </w:tcBorders>
            <w:vAlign w:val="center"/>
            <w:hideMark/>
          </w:tcPr>
          <w:p w14:paraId="36EA4BB1"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55668FEE" w14:textId="77777777" w:rsidR="00775EA7" w:rsidRPr="006A068C" w:rsidRDefault="00775EA7" w:rsidP="00637D3F">
            <w:pPr>
              <w:spacing w:after="240" w:line="360" w:lineRule="auto"/>
              <w:rPr>
                <w:rFonts w:eastAsia="SimSun"/>
                <w:color w:val="000000"/>
              </w:rPr>
            </w:pPr>
            <w:r w:rsidRPr="006A068C">
              <w:rPr>
                <w:rFonts w:eastAsia="SimSun"/>
                <w:color w:val="000000"/>
              </w:rPr>
              <w:t>Clinical setting (e.g., ICU, outpatient, registry, trial)</w:t>
            </w:r>
          </w:p>
        </w:tc>
      </w:tr>
      <w:tr w:rsidR="00775EA7" w:rsidRPr="006A068C" w14:paraId="3818EF2F" w14:textId="77777777" w:rsidTr="22C3E109">
        <w:trPr>
          <w:trHeight w:val="720"/>
        </w:trPr>
        <w:tc>
          <w:tcPr>
            <w:tcW w:w="3061" w:type="dxa"/>
            <w:tcBorders>
              <w:top w:val="nil"/>
              <w:left w:val="nil"/>
              <w:bottom w:val="nil"/>
              <w:right w:val="nil"/>
            </w:tcBorders>
            <w:vAlign w:val="center"/>
            <w:hideMark/>
          </w:tcPr>
          <w:p w14:paraId="24EB1C56"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6AAADE24" w14:textId="77777777" w:rsidR="00775EA7" w:rsidRPr="006A068C" w:rsidRDefault="00775EA7" w:rsidP="00637D3F">
            <w:pPr>
              <w:spacing w:after="240" w:line="360" w:lineRule="auto"/>
              <w:rPr>
                <w:rFonts w:eastAsia="SimSun"/>
                <w:color w:val="000000"/>
              </w:rPr>
            </w:pPr>
            <w:r w:rsidRPr="006A068C">
              <w:rPr>
                <w:rFonts w:eastAsia="SimSun"/>
                <w:color w:val="000000"/>
              </w:rPr>
              <w:t>Study design (e.g., conceptual framework, observational, RCT, systematic review, guideline)</w:t>
            </w:r>
          </w:p>
        </w:tc>
      </w:tr>
      <w:tr w:rsidR="00775EA7" w:rsidRPr="006A068C" w14:paraId="570937F8" w14:textId="77777777" w:rsidTr="22C3E109">
        <w:trPr>
          <w:trHeight w:val="720"/>
        </w:trPr>
        <w:tc>
          <w:tcPr>
            <w:tcW w:w="3061" w:type="dxa"/>
            <w:tcBorders>
              <w:top w:val="single" w:sz="4" w:space="0" w:color="000000" w:themeColor="text1"/>
              <w:left w:val="nil"/>
              <w:bottom w:val="nil"/>
              <w:right w:val="nil"/>
            </w:tcBorders>
            <w:vAlign w:val="center"/>
            <w:hideMark/>
          </w:tcPr>
          <w:p w14:paraId="2F9CAB54" w14:textId="47EA54BE" w:rsidR="00775EA7" w:rsidRPr="006A068C" w:rsidRDefault="00775EA7" w:rsidP="00637D3F">
            <w:pPr>
              <w:spacing w:after="240" w:line="360" w:lineRule="auto"/>
              <w:rPr>
                <w:rFonts w:eastAsia="SimSun"/>
                <w:b/>
                <w:color w:val="000000"/>
              </w:rPr>
            </w:pPr>
            <w:r w:rsidRPr="006A068C">
              <w:rPr>
                <w:rFonts w:eastAsia="SimSun"/>
                <w:b/>
                <w:color w:val="000000"/>
              </w:rPr>
              <w:lastRenderedPageBreak/>
              <w:t>Disease Severity</w:t>
            </w:r>
            <w:r w:rsidR="00817242" w:rsidRPr="006A068C">
              <w:rPr>
                <w:rFonts w:eastAsia="SimSun"/>
                <w:b/>
                <w:color w:val="000000"/>
              </w:rPr>
              <w:t xml:space="preserve"> and related concepts</w:t>
            </w:r>
          </w:p>
        </w:tc>
        <w:tc>
          <w:tcPr>
            <w:tcW w:w="5939" w:type="dxa"/>
            <w:tcBorders>
              <w:top w:val="single" w:sz="4" w:space="0" w:color="000000" w:themeColor="text1"/>
              <w:left w:val="nil"/>
              <w:bottom w:val="nil"/>
              <w:right w:val="nil"/>
            </w:tcBorders>
            <w:vAlign w:val="center"/>
            <w:hideMark/>
          </w:tcPr>
          <w:p w14:paraId="28657368" w14:textId="07EFAA03" w:rsidR="00775EA7" w:rsidRPr="006A068C" w:rsidRDefault="27B1381A" w:rsidP="00637D3F">
            <w:pPr>
              <w:spacing w:after="240" w:line="360" w:lineRule="auto"/>
              <w:rPr>
                <w:rFonts w:eastAsia="SimSun"/>
                <w:color w:val="000000"/>
              </w:rPr>
            </w:pPr>
            <w:r w:rsidRPr="006A068C">
              <w:rPr>
                <w:rFonts w:eastAsia="SimSun"/>
                <w:color w:val="000000" w:themeColor="text1"/>
              </w:rPr>
              <w:t xml:space="preserve">Reported </w:t>
            </w:r>
            <w:r w:rsidR="00775EA7" w:rsidRPr="006A068C">
              <w:rPr>
                <w:rFonts w:eastAsia="SimSun"/>
                <w:color w:val="000000" w:themeColor="text1"/>
              </w:rPr>
              <w:t>definition (</w:t>
            </w:r>
            <w:r w:rsidR="00817242" w:rsidRPr="006A068C">
              <w:rPr>
                <w:rFonts w:eastAsia="SimSun"/>
                <w:color w:val="000000" w:themeColor="text1"/>
              </w:rPr>
              <w:t>verbatim</w:t>
            </w:r>
            <w:r w:rsidR="00775EA7" w:rsidRPr="006A068C">
              <w:rPr>
                <w:rFonts w:eastAsia="SimSun"/>
                <w:color w:val="000000" w:themeColor="text1"/>
              </w:rPr>
              <w:t>)</w:t>
            </w:r>
          </w:p>
        </w:tc>
      </w:tr>
      <w:tr w:rsidR="00775EA7" w:rsidRPr="006A068C" w14:paraId="7072285A" w14:textId="77777777" w:rsidTr="22C3E109">
        <w:trPr>
          <w:trHeight w:val="360"/>
        </w:trPr>
        <w:tc>
          <w:tcPr>
            <w:tcW w:w="3061" w:type="dxa"/>
            <w:tcBorders>
              <w:top w:val="nil"/>
              <w:left w:val="nil"/>
              <w:bottom w:val="nil"/>
              <w:right w:val="nil"/>
            </w:tcBorders>
            <w:vAlign w:val="center"/>
            <w:hideMark/>
          </w:tcPr>
          <w:p w14:paraId="17B5011C"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36A554E5" w14:textId="640536CE" w:rsidR="00775EA7" w:rsidRPr="006A068C" w:rsidRDefault="4278755F" w:rsidP="00637D3F">
            <w:pPr>
              <w:spacing w:after="240" w:line="360" w:lineRule="auto"/>
              <w:rPr>
                <w:rFonts w:eastAsia="SimSun"/>
                <w:color w:val="000000" w:themeColor="text1"/>
              </w:rPr>
            </w:pPr>
            <w:r w:rsidRPr="006A068C">
              <w:rPr>
                <w:rFonts w:eastAsia="SimSun"/>
                <w:color w:val="000000" w:themeColor="text1"/>
              </w:rPr>
              <w:t>Text from which</w:t>
            </w:r>
            <w:r w:rsidR="515CC08A" w:rsidRPr="006A068C">
              <w:rPr>
                <w:rFonts w:eastAsia="SimSun"/>
                <w:color w:val="000000" w:themeColor="text1"/>
              </w:rPr>
              <w:t xml:space="preserve"> </w:t>
            </w:r>
            <w:r w:rsidR="00775EA7" w:rsidRPr="006A068C">
              <w:rPr>
                <w:rFonts w:eastAsia="SimSun"/>
                <w:color w:val="000000" w:themeColor="text1"/>
              </w:rPr>
              <w:t>Implicit definition</w:t>
            </w:r>
            <w:r w:rsidR="4F2365D9" w:rsidRPr="006A068C">
              <w:rPr>
                <w:rFonts w:eastAsia="SimSun"/>
                <w:color w:val="000000" w:themeColor="text1"/>
              </w:rPr>
              <w:t xml:space="preserve"> was inferred</w:t>
            </w:r>
            <w:r w:rsidR="00775EA7" w:rsidRPr="006A068C">
              <w:rPr>
                <w:rFonts w:eastAsia="SimSun"/>
                <w:color w:val="000000" w:themeColor="text1"/>
              </w:rPr>
              <w:t xml:space="preserve"> </w:t>
            </w:r>
            <w:r w:rsidR="2CC009C0" w:rsidRPr="006A068C">
              <w:rPr>
                <w:rFonts w:eastAsia="SimSun"/>
                <w:color w:val="000000" w:themeColor="text1"/>
              </w:rPr>
              <w:t xml:space="preserve"> </w:t>
            </w:r>
          </w:p>
          <w:p w14:paraId="15F844C0" w14:textId="6BE38861" w:rsidR="00775EA7" w:rsidRPr="006A068C" w:rsidRDefault="203FE2BF" w:rsidP="00637D3F">
            <w:pPr>
              <w:spacing w:after="240" w:line="360" w:lineRule="auto"/>
              <w:rPr>
                <w:rFonts w:eastAsia="SimSun"/>
                <w:color w:val="000000"/>
              </w:rPr>
            </w:pPr>
            <w:r w:rsidRPr="006A068C">
              <w:rPr>
                <w:rFonts w:eastAsia="SimSun"/>
                <w:color w:val="000000" w:themeColor="text1"/>
              </w:rPr>
              <w:t>Inferred implicit definition</w:t>
            </w:r>
            <w:r w:rsidR="00FE7693" w:rsidRPr="006A068C">
              <w:rPr>
                <w:rFonts w:eastAsia="SimSun"/>
                <w:color w:val="000000" w:themeColor="text1"/>
              </w:rPr>
              <w:t xml:space="preserve"> (verbatim)</w:t>
            </w:r>
          </w:p>
        </w:tc>
      </w:tr>
      <w:tr w:rsidR="003E76AE" w:rsidRPr="006A068C" w14:paraId="5C097955" w14:textId="77777777" w:rsidTr="22C3E109">
        <w:trPr>
          <w:trHeight w:val="360"/>
        </w:trPr>
        <w:tc>
          <w:tcPr>
            <w:tcW w:w="3061" w:type="dxa"/>
            <w:tcBorders>
              <w:top w:val="nil"/>
              <w:left w:val="nil"/>
              <w:bottom w:val="nil"/>
              <w:right w:val="nil"/>
            </w:tcBorders>
            <w:vAlign w:val="center"/>
          </w:tcPr>
          <w:p w14:paraId="4AEED7F2" w14:textId="77777777" w:rsidR="003E76AE" w:rsidRPr="006A068C" w:rsidRDefault="003E76AE" w:rsidP="00637D3F">
            <w:pPr>
              <w:spacing w:after="240" w:line="360" w:lineRule="auto"/>
              <w:rPr>
                <w:rFonts w:eastAsia="SimSun"/>
                <w:color w:val="000000"/>
              </w:rPr>
            </w:pPr>
          </w:p>
        </w:tc>
        <w:tc>
          <w:tcPr>
            <w:tcW w:w="5939" w:type="dxa"/>
            <w:tcBorders>
              <w:top w:val="nil"/>
              <w:left w:val="nil"/>
              <w:bottom w:val="nil"/>
              <w:right w:val="nil"/>
            </w:tcBorders>
            <w:vAlign w:val="center"/>
          </w:tcPr>
          <w:p w14:paraId="47DF493D" w14:textId="30947840" w:rsidR="003E76AE" w:rsidRPr="006A068C" w:rsidRDefault="00126ECE" w:rsidP="00637D3F">
            <w:pPr>
              <w:spacing w:after="240" w:line="360" w:lineRule="auto"/>
              <w:rPr>
                <w:rFonts w:eastAsia="SimSun"/>
                <w:color w:val="000000" w:themeColor="text1"/>
              </w:rPr>
            </w:pPr>
            <w:r w:rsidRPr="006A068C">
              <w:rPr>
                <w:rFonts w:eastAsia="SimSun"/>
                <w:color w:val="000000" w:themeColor="text1"/>
              </w:rPr>
              <w:t>Used severity term (verbatim) (e.g., mild/moderate/severe; high burden; advanced)</w:t>
            </w:r>
          </w:p>
        </w:tc>
      </w:tr>
      <w:tr w:rsidR="003E76AE" w:rsidRPr="006A068C" w14:paraId="5150E336" w14:textId="77777777" w:rsidTr="22C3E109">
        <w:trPr>
          <w:trHeight w:val="720"/>
        </w:trPr>
        <w:tc>
          <w:tcPr>
            <w:tcW w:w="3061" w:type="dxa"/>
            <w:tcBorders>
              <w:top w:val="nil"/>
              <w:left w:val="nil"/>
              <w:bottom w:val="nil"/>
              <w:right w:val="nil"/>
            </w:tcBorders>
            <w:vAlign w:val="center"/>
          </w:tcPr>
          <w:p w14:paraId="72DEA8B4" w14:textId="77777777" w:rsidR="003E76AE" w:rsidRPr="006A068C" w:rsidRDefault="003E76AE" w:rsidP="00637D3F">
            <w:pPr>
              <w:spacing w:after="240" w:line="360" w:lineRule="auto"/>
              <w:rPr>
                <w:rFonts w:eastAsia="SimSun"/>
                <w:color w:val="000000"/>
              </w:rPr>
            </w:pPr>
          </w:p>
        </w:tc>
        <w:tc>
          <w:tcPr>
            <w:tcW w:w="5939" w:type="dxa"/>
            <w:tcBorders>
              <w:top w:val="nil"/>
              <w:left w:val="nil"/>
              <w:bottom w:val="nil"/>
              <w:right w:val="nil"/>
            </w:tcBorders>
            <w:vAlign w:val="center"/>
          </w:tcPr>
          <w:p w14:paraId="62FAF9E0" w14:textId="2F26869F" w:rsidR="003E76AE" w:rsidRPr="006A068C" w:rsidRDefault="0097555A" w:rsidP="00637D3F">
            <w:pPr>
              <w:spacing w:after="240" w:line="360" w:lineRule="auto"/>
              <w:rPr>
                <w:rFonts w:eastAsia="SimSun"/>
                <w:color w:val="000000" w:themeColor="text1"/>
              </w:rPr>
            </w:pPr>
            <w:r w:rsidRPr="006A068C">
              <w:rPr>
                <w:rFonts w:eastAsia="SimSun"/>
                <w:color w:val="000000" w:themeColor="text1"/>
              </w:rPr>
              <w:t>Used severity t</w:t>
            </w:r>
            <w:r w:rsidR="00126ECE" w:rsidRPr="006A068C">
              <w:rPr>
                <w:rFonts w:eastAsia="SimSun"/>
                <w:color w:val="000000" w:themeColor="text1"/>
              </w:rPr>
              <w:t xml:space="preserve">ype (ordinal label / </w:t>
            </w:r>
            <w:r w:rsidR="00596F87" w:rsidRPr="006A068C">
              <w:rPr>
                <w:rFonts w:eastAsia="SimSun"/>
                <w:color w:val="000000" w:themeColor="text1"/>
              </w:rPr>
              <w:t>nominal</w:t>
            </w:r>
            <w:r w:rsidR="00126ECE" w:rsidRPr="006A068C">
              <w:rPr>
                <w:rFonts w:eastAsia="SimSun"/>
                <w:color w:val="000000" w:themeColor="text1"/>
              </w:rPr>
              <w:t xml:space="preserve"> / </w:t>
            </w:r>
            <w:r w:rsidR="00596F87" w:rsidRPr="006A068C">
              <w:rPr>
                <w:rFonts w:eastAsia="SimSun"/>
                <w:color w:val="000000" w:themeColor="text1"/>
              </w:rPr>
              <w:t>ratio / interval</w:t>
            </w:r>
            <w:r w:rsidR="00126ECE" w:rsidRPr="006A068C">
              <w:rPr>
                <w:rFonts w:eastAsia="SimSun"/>
                <w:color w:val="000000" w:themeColor="text1"/>
              </w:rPr>
              <w:t>)</w:t>
            </w:r>
          </w:p>
        </w:tc>
      </w:tr>
      <w:tr w:rsidR="00126ECE" w:rsidRPr="006A068C" w14:paraId="539EC8DB" w14:textId="77777777" w:rsidTr="22C3E109">
        <w:trPr>
          <w:trHeight w:val="720"/>
        </w:trPr>
        <w:tc>
          <w:tcPr>
            <w:tcW w:w="3061" w:type="dxa"/>
            <w:tcBorders>
              <w:top w:val="nil"/>
              <w:left w:val="nil"/>
              <w:bottom w:val="nil"/>
              <w:right w:val="nil"/>
            </w:tcBorders>
            <w:vAlign w:val="center"/>
          </w:tcPr>
          <w:p w14:paraId="64B3E14D" w14:textId="77777777" w:rsidR="00126ECE" w:rsidRPr="006A068C" w:rsidRDefault="00126ECE" w:rsidP="00637D3F">
            <w:pPr>
              <w:spacing w:after="240" w:line="360" w:lineRule="auto"/>
              <w:rPr>
                <w:rFonts w:eastAsia="SimSun"/>
                <w:color w:val="000000"/>
              </w:rPr>
            </w:pPr>
          </w:p>
        </w:tc>
        <w:tc>
          <w:tcPr>
            <w:tcW w:w="5939" w:type="dxa"/>
            <w:tcBorders>
              <w:top w:val="nil"/>
              <w:left w:val="nil"/>
              <w:bottom w:val="nil"/>
              <w:right w:val="nil"/>
            </w:tcBorders>
            <w:vAlign w:val="center"/>
          </w:tcPr>
          <w:p w14:paraId="63D73F28" w14:textId="1F2888E5" w:rsidR="00126ECE" w:rsidRPr="006A068C" w:rsidRDefault="0097555A" w:rsidP="00637D3F">
            <w:pPr>
              <w:spacing w:after="240" w:line="360" w:lineRule="auto"/>
              <w:rPr>
                <w:rFonts w:eastAsia="SimSun"/>
                <w:color w:val="000000" w:themeColor="text1"/>
              </w:rPr>
            </w:pPr>
            <w:r w:rsidRPr="006A068C">
              <w:rPr>
                <w:rFonts w:eastAsia="SimSun"/>
                <w:color w:val="000000" w:themeColor="text1"/>
              </w:rPr>
              <w:t xml:space="preserve">Reported </w:t>
            </w:r>
            <w:r w:rsidR="009143D9" w:rsidRPr="006A068C">
              <w:rPr>
                <w:rFonts w:eastAsia="SimSun"/>
                <w:color w:val="000000" w:themeColor="text1"/>
              </w:rPr>
              <w:t>n</w:t>
            </w:r>
            <w:r w:rsidRPr="006A068C">
              <w:rPr>
                <w:rFonts w:eastAsia="SimSun"/>
                <w:color w:val="000000" w:themeColor="text1"/>
              </w:rPr>
              <w:t>ormalization (Y/N)</w:t>
            </w:r>
            <w:r w:rsidR="009143D9" w:rsidRPr="006A068C">
              <w:rPr>
                <w:rFonts w:eastAsia="SimSun"/>
                <w:color w:val="000000" w:themeColor="text1"/>
              </w:rPr>
              <w:t xml:space="preserve"> (synonyms, abbreviations)</w:t>
            </w:r>
          </w:p>
        </w:tc>
      </w:tr>
      <w:tr w:rsidR="00637489" w:rsidRPr="006A068C" w14:paraId="25C53770" w14:textId="77777777" w:rsidTr="22C3E109">
        <w:trPr>
          <w:trHeight w:val="720"/>
        </w:trPr>
        <w:tc>
          <w:tcPr>
            <w:tcW w:w="3061" w:type="dxa"/>
            <w:tcBorders>
              <w:top w:val="nil"/>
              <w:left w:val="nil"/>
              <w:bottom w:val="nil"/>
              <w:right w:val="nil"/>
            </w:tcBorders>
            <w:vAlign w:val="center"/>
          </w:tcPr>
          <w:p w14:paraId="2580F25E" w14:textId="77777777" w:rsidR="00637489" w:rsidRPr="006A068C" w:rsidRDefault="00637489" w:rsidP="00637D3F">
            <w:pPr>
              <w:spacing w:after="240" w:line="360" w:lineRule="auto"/>
              <w:rPr>
                <w:rFonts w:eastAsia="SimSun"/>
                <w:color w:val="000000"/>
              </w:rPr>
            </w:pPr>
          </w:p>
        </w:tc>
        <w:tc>
          <w:tcPr>
            <w:tcW w:w="5939" w:type="dxa"/>
            <w:tcBorders>
              <w:top w:val="nil"/>
              <w:left w:val="nil"/>
              <w:bottom w:val="nil"/>
              <w:right w:val="nil"/>
            </w:tcBorders>
            <w:vAlign w:val="center"/>
          </w:tcPr>
          <w:p w14:paraId="5EDED604" w14:textId="49172078" w:rsidR="00637489" w:rsidRPr="006A068C" w:rsidRDefault="00FE5555" w:rsidP="00637D3F">
            <w:pPr>
              <w:spacing w:after="240" w:line="360" w:lineRule="auto"/>
              <w:rPr>
                <w:rFonts w:eastAsia="SimSun"/>
                <w:color w:val="000000" w:themeColor="text1"/>
              </w:rPr>
            </w:pPr>
            <w:r w:rsidRPr="006A068C">
              <w:rPr>
                <w:rFonts w:eastAsia="SimSun"/>
                <w:color w:val="000000" w:themeColor="text1"/>
              </w:rPr>
              <w:t xml:space="preserve">Reported </w:t>
            </w:r>
            <w:r w:rsidR="00F54BB0" w:rsidRPr="006A068C">
              <w:rPr>
                <w:rFonts w:eastAsia="SimSun"/>
                <w:color w:val="000000" w:themeColor="text1"/>
              </w:rPr>
              <w:t>locus term (verbatim)</w:t>
            </w:r>
            <w:r w:rsidR="002D59DE" w:rsidRPr="006A068C">
              <w:rPr>
                <w:rFonts w:eastAsia="SimSun"/>
                <w:color w:val="000000" w:themeColor="text1"/>
              </w:rPr>
              <w:t xml:space="preserve"> (e.g., physiologic derangement, functional status, suffering, QoL, societal cost)</w:t>
            </w:r>
          </w:p>
        </w:tc>
      </w:tr>
      <w:tr w:rsidR="00637489" w:rsidRPr="006A068C" w14:paraId="1F29B8D1" w14:textId="77777777" w:rsidTr="22C3E109">
        <w:trPr>
          <w:trHeight w:val="720"/>
        </w:trPr>
        <w:tc>
          <w:tcPr>
            <w:tcW w:w="3061" w:type="dxa"/>
            <w:tcBorders>
              <w:top w:val="nil"/>
              <w:left w:val="nil"/>
              <w:bottom w:val="nil"/>
              <w:right w:val="nil"/>
            </w:tcBorders>
            <w:vAlign w:val="center"/>
          </w:tcPr>
          <w:p w14:paraId="10780318" w14:textId="77777777" w:rsidR="00637489" w:rsidRPr="006A068C" w:rsidRDefault="00637489" w:rsidP="00637D3F">
            <w:pPr>
              <w:spacing w:after="240" w:line="360" w:lineRule="auto"/>
              <w:rPr>
                <w:rFonts w:eastAsia="SimSun"/>
                <w:color w:val="000000"/>
              </w:rPr>
            </w:pPr>
          </w:p>
        </w:tc>
        <w:tc>
          <w:tcPr>
            <w:tcW w:w="5939" w:type="dxa"/>
            <w:tcBorders>
              <w:top w:val="nil"/>
              <w:left w:val="nil"/>
              <w:bottom w:val="nil"/>
              <w:right w:val="nil"/>
            </w:tcBorders>
            <w:vAlign w:val="center"/>
          </w:tcPr>
          <w:p w14:paraId="671B58C7" w14:textId="03C1D824" w:rsidR="00637489" w:rsidRPr="006A068C" w:rsidRDefault="00592357" w:rsidP="00637D3F">
            <w:pPr>
              <w:spacing w:after="240" w:line="360" w:lineRule="auto"/>
              <w:rPr>
                <w:rFonts w:eastAsia="SimSun"/>
                <w:color w:val="000000" w:themeColor="text1"/>
              </w:rPr>
            </w:pPr>
            <w:r w:rsidRPr="006A068C">
              <w:rPr>
                <w:rFonts w:eastAsia="SimSun"/>
                <w:color w:val="000000" w:themeColor="text1"/>
              </w:rPr>
              <w:t>Inferred</w:t>
            </w:r>
            <w:r w:rsidR="002D59DE" w:rsidRPr="006A068C">
              <w:rPr>
                <w:rFonts w:eastAsia="SimSun"/>
                <w:color w:val="000000" w:themeColor="text1"/>
              </w:rPr>
              <w:t xml:space="preserve"> </w:t>
            </w:r>
            <w:r w:rsidR="00745EC5" w:rsidRPr="006A068C">
              <w:rPr>
                <w:rFonts w:eastAsia="SimSun"/>
                <w:color w:val="000000" w:themeColor="text1"/>
              </w:rPr>
              <w:t>l</w:t>
            </w:r>
            <w:r w:rsidR="002D59DE" w:rsidRPr="006A068C">
              <w:rPr>
                <w:rFonts w:eastAsia="SimSun"/>
                <w:color w:val="000000" w:themeColor="text1"/>
              </w:rPr>
              <w:t>evel (multi-select): genomic; molecular; physiologic; anatomic; functional</w:t>
            </w:r>
          </w:p>
        </w:tc>
      </w:tr>
      <w:tr w:rsidR="006A068C" w:rsidRPr="006A068C" w14:paraId="5EF62BE2" w14:textId="77777777" w:rsidTr="22C3E109">
        <w:trPr>
          <w:trHeight w:val="720"/>
        </w:trPr>
        <w:tc>
          <w:tcPr>
            <w:tcW w:w="3061" w:type="dxa"/>
            <w:tcBorders>
              <w:top w:val="nil"/>
              <w:left w:val="nil"/>
              <w:bottom w:val="nil"/>
              <w:right w:val="nil"/>
            </w:tcBorders>
            <w:vAlign w:val="center"/>
          </w:tcPr>
          <w:p w14:paraId="3C8297F3" w14:textId="77777777" w:rsidR="006A068C" w:rsidRPr="006A068C" w:rsidRDefault="006A068C" w:rsidP="00637D3F">
            <w:pPr>
              <w:spacing w:after="240" w:line="360" w:lineRule="auto"/>
              <w:rPr>
                <w:rFonts w:eastAsia="SimSun"/>
                <w:color w:val="000000"/>
              </w:rPr>
            </w:pPr>
          </w:p>
        </w:tc>
        <w:tc>
          <w:tcPr>
            <w:tcW w:w="5939" w:type="dxa"/>
            <w:tcBorders>
              <w:top w:val="nil"/>
              <w:left w:val="nil"/>
              <w:bottom w:val="nil"/>
              <w:right w:val="nil"/>
            </w:tcBorders>
            <w:vAlign w:val="center"/>
          </w:tcPr>
          <w:p w14:paraId="790C1107" w14:textId="38B2935D" w:rsidR="006A068C" w:rsidRPr="006A068C" w:rsidRDefault="004C3764" w:rsidP="00637D3F">
            <w:pPr>
              <w:spacing w:after="240" w:line="360" w:lineRule="auto"/>
              <w:rPr>
                <w:rFonts w:eastAsia="SimSun"/>
                <w:color w:val="000000" w:themeColor="text1"/>
              </w:rPr>
            </w:pPr>
            <w:r>
              <w:rPr>
                <w:rFonts w:eastAsia="SimSun"/>
                <w:color w:val="000000" w:themeColor="text1"/>
              </w:rPr>
              <w:t>Inferred dimension (multi-select): objective, subjective, and societal</w:t>
            </w:r>
          </w:p>
        </w:tc>
      </w:tr>
      <w:tr w:rsidR="007112D9" w:rsidRPr="006A068C" w14:paraId="6E70C77A" w14:textId="77777777" w:rsidTr="22C3E109">
        <w:trPr>
          <w:trHeight w:val="720"/>
        </w:trPr>
        <w:tc>
          <w:tcPr>
            <w:tcW w:w="3061" w:type="dxa"/>
            <w:tcBorders>
              <w:top w:val="nil"/>
              <w:left w:val="nil"/>
              <w:bottom w:val="nil"/>
              <w:right w:val="nil"/>
            </w:tcBorders>
            <w:vAlign w:val="center"/>
          </w:tcPr>
          <w:p w14:paraId="4D9D492F" w14:textId="77777777" w:rsidR="007112D9" w:rsidRPr="006A068C" w:rsidRDefault="007112D9" w:rsidP="00637D3F">
            <w:pPr>
              <w:spacing w:after="240" w:line="360" w:lineRule="auto"/>
              <w:rPr>
                <w:rFonts w:eastAsia="SimSun"/>
                <w:color w:val="000000"/>
              </w:rPr>
            </w:pPr>
          </w:p>
        </w:tc>
        <w:tc>
          <w:tcPr>
            <w:tcW w:w="5939" w:type="dxa"/>
            <w:tcBorders>
              <w:top w:val="nil"/>
              <w:left w:val="nil"/>
              <w:bottom w:val="nil"/>
              <w:right w:val="nil"/>
            </w:tcBorders>
            <w:vAlign w:val="center"/>
          </w:tcPr>
          <w:p w14:paraId="260D7C93" w14:textId="0A544011" w:rsidR="007112D9" w:rsidRPr="006A068C" w:rsidRDefault="007112D9" w:rsidP="00637D3F">
            <w:pPr>
              <w:spacing w:after="240" w:line="360" w:lineRule="auto"/>
              <w:rPr>
                <w:rFonts w:eastAsia="SimSun"/>
                <w:color w:val="000000" w:themeColor="text1"/>
              </w:rPr>
            </w:pPr>
            <w:r w:rsidRPr="006A068C">
              <w:rPr>
                <w:rFonts w:eastAsia="SimSun"/>
                <w:color w:val="000000" w:themeColor="text1"/>
              </w:rPr>
              <w:t>Reported related concepts (e.g., activity, progression, prognosis)</w:t>
            </w:r>
          </w:p>
        </w:tc>
      </w:tr>
      <w:tr w:rsidR="007112D9" w:rsidRPr="006A068C" w14:paraId="05015D4B" w14:textId="77777777" w:rsidTr="22C3E109">
        <w:trPr>
          <w:trHeight w:val="720"/>
        </w:trPr>
        <w:tc>
          <w:tcPr>
            <w:tcW w:w="3061" w:type="dxa"/>
            <w:tcBorders>
              <w:top w:val="nil"/>
              <w:left w:val="nil"/>
              <w:bottom w:val="nil"/>
              <w:right w:val="nil"/>
            </w:tcBorders>
            <w:vAlign w:val="center"/>
          </w:tcPr>
          <w:p w14:paraId="7F77DAC6" w14:textId="77777777" w:rsidR="007112D9" w:rsidRPr="006A068C" w:rsidRDefault="007112D9" w:rsidP="00637D3F">
            <w:pPr>
              <w:spacing w:after="240" w:line="360" w:lineRule="auto"/>
              <w:rPr>
                <w:rFonts w:eastAsia="SimSun"/>
                <w:color w:val="000000"/>
              </w:rPr>
            </w:pPr>
          </w:p>
        </w:tc>
        <w:tc>
          <w:tcPr>
            <w:tcW w:w="5939" w:type="dxa"/>
            <w:tcBorders>
              <w:top w:val="nil"/>
              <w:left w:val="nil"/>
              <w:bottom w:val="nil"/>
              <w:right w:val="nil"/>
            </w:tcBorders>
            <w:vAlign w:val="center"/>
          </w:tcPr>
          <w:p w14:paraId="3410D67E" w14:textId="55BA1F60" w:rsidR="007112D9" w:rsidRPr="006A068C" w:rsidRDefault="00884361" w:rsidP="00637D3F">
            <w:pPr>
              <w:spacing w:after="240" w:line="360" w:lineRule="auto"/>
              <w:rPr>
                <w:rFonts w:eastAsia="SimSun"/>
                <w:color w:val="000000" w:themeColor="text1"/>
              </w:rPr>
            </w:pPr>
            <w:r w:rsidRPr="006A068C">
              <w:rPr>
                <w:rFonts w:eastAsia="SimSun"/>
                <w:color w:val="000000" w:themeColor="text1"/>
              </w:rPr>
              <w:t>Inferred relation types</w:t>
            </w:r>
            <w:r w:rsidR="003F5CDB" w:rsidRPr="006A068C">
              <w:rPr>
                <w:rFonts w:eastAsia="SimSun"/>
                <w:color w:val="000000" w:themeColor="text1"/>
              </w:rPr>
              <w:t xml:space="preserve"> with direction</w:t>
            </w:r>
            <w:r w:rsidRPr="006A068C">
              <w:rPr>
                <w:rFonts w:eastAsia="SimSun"/>
                <w:color w:val="000000" w:themeColor="text1"/>
              </w:rPr>
              <w:t xml:space="preserve"> (e.g., defined-by / indicated-by / measured-by / causes / associated-with / predicts / used-for-decision)</w:t>
            </w:r>
          </w:p>
        </w:tc>
      </w:tr>
      <w:tr w:rsidR="00775EA7" w:rsidRPr="006A068C" w14:paraId="642DF06C" w14:textId="77777777" w:rsidTr="22C3E109">
        <w:trPr>
          <w:trHeight w:val="720"/>
        </w:trPr>
        <w:tc>
          <w:tcPr>
            <w:tcW w:w="3061" w:type="dxa"/>
            <w:tcBorders>
              <w:top w:val="nil"/>
              <w:left w:val="nil"/>
              <w:bottom w:val="nil"/>
              <w:right w:val="nil"/>
            </w:tcBorders>
            <w:vAlign w:val="center"/>
            <w:hideMark/>
          </w:tcPr>
          <w:p w14:paraId="66830425"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4B42FE98" w14:textId="22791A95" w:rsidR="00775EA7" w:rsidRPr="006A068C" w:rsidRDefault="00775EA7" w:rsidP="00637D3F">
            <w:pPr>
              <w:spacing w:after="240" w:line="360" w:lineRule="auto"/>
              <w:rPr>
                <w:rFonts w:eastAsia="SimSun"/>
                <w:color w:val="000000"/>
              </w:rPr>
            </w:pPr>
          </w:p>
        </w:tc>
      </w:tr>
      <w:tr w:rsidR="00775EA7" w:rsidRPr="006A068C" w14:paraId="6936A03D" w14:textId="77777777" w:rsidTr="22C3E109">
        <w:trPr>
          <w:trHeight w:val="360"/>
        </w:trPr>
        <w:tc>
          <w:tcPr>
            <w:tcW w:w="3061" w:type="dxa"/>
            <w:tcBorders>
              <w:top w:val="single" w:sz="4" w:space="0" w:color="000000" w:themeColor="text1"/>
              <w:left w:val="nil"/>
              <w:bottom w:val="nil"/>
              <w:right w:val="nil"/>
            </w:tcBorders>
            <w:vAlign w:val="center"/>
            <w:hideMark/>
          </w:tcPr>
          <w:p w14:paraId="516D4BF4" w14:textId="77777777" w:rsidR="00775EA7" w:rsidRPr="006A068C" w:rsidRDefault="00775EA7" w:rsidP="00637D3F">
            <w:pPr>
              <w:spacing w:after="240" w:line="360" w:lineRule="auto"/>
              <w:rPr>
                <w:rFonts w:eastAsia="SimSun"/>
                <w:b/>
                <w:color w:val="000000"/>
              </w:rPr>
            </w:pPr>
            <w:r w:rsidRPr="006A068C">
              <w:rPr>
                <w:rFonts w:eastAsia="SimSun"/>
                <w:b/>
                <w:color w:val="000000"/>
              </w:rPr>
              <w:t>Conceptual Framework</w:t>
            </w:r>
          </w:p>
        </w:tc>
        <w:tc>
          <w:tcPr>
            <w:tcW w:w="5939" w:type="dxa"/>
            <w:tcBorders>
              <w:top w:val="single" w:sz="4" w:space="0" w:color="000000" w:themeColor="text1"/>
              <w:left w:val="nil"/>
              <w:bottom w:val="nil"/>
              <w:right w:val="nil"/>
            </w:tcBorders>
            <w:vAlign w:val="center"/>
            <w:hideMark/>
          </w:tcPr>
          <w:p w14:paraId="6907BEFB" w14:textId="1AFD8812" w:rsidR="00775EA7" w:rsidRPr="006A068C" w:rsidRDefault="0495F2D5" w:rsidP="00637D3F">
            <w:pPr>
              <w:spacing w:after="240" w:line="360" w:lineRule="auto"/>
              <w:rPr>
                <w:rFonts w:eastAsia="SimSun"/>
                <w:color w:val="000000"/>
              </w:rPr>
            </w:pPr>
            <w:r w:rsidRPr="006A068C">
              <w:rPr>
                <w:rFonts w:eastAsia="SimSun"/>
                <w:color w:val="000000" w:themeColor="text1"/>
              </w:rPr>
              <w:t xml:space="preserve">Reported </w:t>
            </w:r>
            <w:r w:rsidR="00582560" w:rsidRPr="006A068C">
              <w:rPr>
                <w:rFonts w:eastAsia="SimSun"/>
                <w:color w:val="000000" w:themeColor="text1"/>
              </w:rPr>
              <w:t>n</w:t>
            </w:r>
            <w:r w:rsidR="00775EA7" w:rsidRPr="006A068C">
              <w:rPr>
                <w:rFonts w:eastAsia="SimSun"/>
                <w:color w:val="000000" w:themeColor="text1"/>
              </w:rPr>
              <w:t>ame or description of framework</w:t>
            </w:r>
          </w:p>
        </w:tc>
      </w:tr>
      <w:tr w:rsidR="00775EA7" w:rsidRPr="006A068C" w14:paraId="57F79C17" w14:textId="77777777" w:rsidTr="22C3E109">
        <w:trPr>
          <w:trHeight w:val="720"/>
        </w:trPr>
        <w:tc>
          <w:tcPr>
            <w:tcW w:w="3061" w:type="dxa"/>
            <w:tcBorders>
              <w:top w:val="nil"/>
              <w:left w:val="nil"/>
              <w:bottom w:val="nil"/>
              <w:right w:val="nil"/>
            </w:tcBorders>
            <w:vAlign w:val="center"/>
            <w:hideMark/>
          </w:tcPr>
          <w:p w14:paraId="6FAE2411"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06AA8D33" w14:textId="0E5B4B79" w:rsidR="00775EA7" w:rsidRPr="006A068C" w:rsidRDefault="746DF5F6" w:rsidP="00637D3F">
            <w:pPr>
              <w:spacing w:after="240" w:line="360" w:lineRule="auto"/>
              <w:rPr>
                <w:rFonts w:eastAsia="SimSun"/>
                <w:color w:val="000000"/>
              </w:rPr>
            </w:pPr>
            <w:r w:rsidRPr="006A068C">
              <w:rPr>
                <w:rFonts w:eastAsia="SimSun"/>
                <w:color w:val="000000" w:themeColor="text1"/>
              </w:rPr>
              <w:t xml:space="preserve">Reported </w:t>
            </w:r>
            <w:r w:rsidR="00582560" w:rsidRPr="006A068C">
              <w:rPr>
                <w:rFonts w:eastAsia="SimSun"/>
                <w:color w:val="000000" w:themeColor="text1"/>
              </w:rPr>
              <w:t>p</w:t>
            </w:r>
            <w:r w:rsidR="00775EA7" w:rsidRPr="006A068C">
              <w:rPr>
                <w:rFonts w:eastAsia="SimSun"/>
                <w:color w:val="000000" w:themeColor="text1"/>
              </w:rPr>
              <w:t>urpose of framework</w:t>
            </w:r>
            <w:r w:rsidR="40D8F14C" w:rsidRPr="006A068C">
              <w:rPr>
                <w:rFonts w:eastAsia="SimSun"/>
                <w:color w:val="000000" w:themeColor="text1"/>
              </w:rPr>
              <w:t xml:space="preserve"> </w:t>
            </w:r>
            <w:r w:rsidR="00775EA7" w:rsidRPr="006A068C">
              <w:rPr>
                <w:rFonts w:eastAsia="SimSun"/>
                <w:color w:val="000000" w:themeColor="text1"/>
              </w:rPr>
              <w:t>(diagnosis, prognosis, treatment, research)</w:t>
            </w:r>
          </w:p>
        </w:tc>
      </w:tr>
      <w:tr w:rsidR="00775EA7" w:rsidRPr="006A068C" w14:paraId="6F3D36A0" w14:textId="77777777" w:rsidTr="22C3E109">
        <w:trPr>
          <w:trHeight w:val="360"/>
        </w:trPr>
        <w:tc>
          <w:tcPr>
            <w:tcW w:w="3061" w:type="dxa"/>
            <w:tcBorders>
              <w:top w:val="nil"/>
              <w:left w:val="nil"/>
              <w:bottom w:val="nil"/>
              <w:right w:val="nil"/>
            </w:tcBorders>
            <w:vAlign w:val="center"/>
            <w:hideMark/>
          </w:tcPr>
          <w:p w14:paraId="512C11E5"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22B75B7B" w14:textId="5F6B2AC3" w:rsidR="00775EA7" w:rsidRPr="006A068C" w:rsidRDefault="11C73A7D" w:rsidP="00637D3F">
            <w:pPr>
              <w:spacing w:after="240" w:line="360" w:lineRule="auto"/>
              <w:rPr>
                <w:rFonts w:eastAsia="SimSun"/>
                <w:color w:val="000000"/>
              </w:rPr>
            </w:pPr>
            <w:r w:rsidRPr="006A068C">
              <w:rPr>
                <w:rFonts w:eastAsia="SimSun"/>
                <w:color w:val="000000" w:themeColor="text1"/>
              </w:rPr>
              <w:t xml:space="preserve"> Disease focus</w:t>
            </w:r>
            <w:r w:rsidR="00637489" w:rsidRPr="006A068C">
              <w:rPr>
                <w:rFonts w:eastAsia="SimSun"/>
                <w:color w:val="000000" w:themeColor="text1"/>
              </w:rPr>
              <w:t xml:space="preserve"> (</w:t>
            </w:r>
            <w:r w:rsidR="00DC0D60" w:rsidRPr="006A068C">
              <w:rPr>
                <w:rFonts w:eastAsia="SimSun"/>
                <w:color w:val="000000" w:themeColor="text1"/>
              </w:rPr>
              <w:t>specific / agnostic)</w:t>
            </w:r>
          </w:p>
        </w:tc>
      </w:tr>
      <w:tr w:rsidR="00775EA7" w:rsidRPr="006A068C" w14:paraId="3257F813" w14:textId="77777777" w:rsidTr="22C3E109">
        <w:trPr>
          <w:trHeight w:val="720"/>
        </w:trPr>
        <w:tc>
          <w:tcPr>
            <w:tcW w:w="3061" w:type="dxa"/>
            <w:tcBorders>
              <w:top w:val="nil"/>
              <w:left w:val="nil"/>
              <w:bottom w:val="nil"/>
              <w:right w:val="nil"/>
            </w:tcBorders>
            <w:vAlign w:val="center"/>
            <w:hideMark/>
          </w:tcPr>
          <w:p w14:paraId="1A659A21"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46D69D29" w14:textId="00935A49" w:rsidR="00775EA7" w:rsidRPr="006A068C" w:rsidRDefault="10BD8AA6" w:rsidP="00637D3F">
            <w:pPr>
              <w:spacing w:after="240" w:line="360" w:lineRule="auto"/>
              <w:rPr>
                <w:rFonts w:eastAsia="SimSun"/>
                <w:color w:val="000000"/>
              </w:rPr>
            </w:pPr>
            <w:commentRangeStart w:id="67"/>
            <w:r w:rsidRPr="006A068C">
              <w:rPr>
                <w:rFonts w:eastAsia="SimSun"/>
                <w:color w:val="000000" w:themeColor="text1"/>
              </w:rPr>
              <w:t xml:space="preserve">Reported </w:t>
            </w:r>
            <w:r w:rsidR="00582560" w:rsidRPr="006A068C">
              <w:rPr>
                <w:rFonts w:eastAsia="SimSun"/>
                <w:color w:val="000000" w:themeColor="text1"/>
              </w:rPr>
              <w:t>k</w:t>
            </w:r>
            <w:r w:rsidR="00775EA7" w:rsidRPr="006A068C">
              <w:rPr>
                <w:rFonts w:eastAsia="SimSun"/>
                <w:color w:val="000000" w:themeColor="text1"/>
              </w:rPr>
              <w:t xml:space="preserve">ey constructs/domains </w:t>
            </w:r>
            <w:r w:rsidR="795D84C0" w:rsidRPr="006A068C">
              <w:rPr>
                <w:rFonts w:eastAsia="SimSun"/>
                <w:color w:val="000000" w:themeColor="text1"/>
              </w:rPr>
              <w:t xml:space="preserve">s </w:t>
            </w:r>
            <w:r w:rsidR="00775EA7" w:rsidRPr="006A068C">
              <w:rPr>
                <w:rFonts w:eastAsia="SimSun"/>
                <w:color w:val="000000" w:themeColor="text1"/>
              </w:rPr>
              <w:t>(e.g., biological, functional, psychosocial)</w:t>
            </w:r>
            <w:commentRangeEnd w:id="67"/>
            <w:r w:rsidR="00775EA7" w:rsidRPr="006A068C">
              <w:rPr>
                <w:rStyle w:val="CommentReference"/>
                <w:rFonts w:eastAsia="SimSun"/>
                <w:color w:val="000000"/>
                <w:sz w:val="24"/>
                <w:szCs w:val="24"/>
              </w:rPr>
              <w:commentReference w:id="67"/>
            </w:r>
          </w:p>
        </w:tc>
      </w:tr>
      <w:tr w:rsidR="00775EA7" w:rsidRPr="006A068C" w14:paraId="1696C7E6" w14:textId="77777777" w:rsidTr="22C3E109">
        <w:trPr>
          <w:trHeight w:val="360"/>
        </w:trPr>
        <w:tc>
          <w:tcPr>
            <w:tcW w:w="3061" w:type="dxa"/>
            <w:tcBorders>
              <w:top w:val="nil"/>
              <w:left w:val="nil"/>
              <w:bottom w:val="nil"/>
              <w:right w:val="nil"/>
            </w:tcBorders>
            <w:vAlign w:val="center"/>
            <w:hideMark/>
          </w:tcPr>
          <w:p w14:paraId="73D4C3FF" w14:textId="77777777" w:rsidR="00775EA7" w:rsidRPr="006A068C"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0FC666BF" w14:textId="55B4E51D" w:rsidR="00775EA7" w:rsidRPr="006A068C" w:rsidRDefault="4C872375" w:rsidP="00637D3F">
            <w:pPr>
              <w:spacing w:after="240" w:line="360" w:lineRule="auto"/>
              <w:rPr>
                <w:rFonts w:eastAsia="SimSun"/>
                <w:color w:val="000000" w:themeColor="text1"/>
              </w:rPr>
            </w:pPr>
            <w:r w:rsidRPr="006A068C">
              <w:rPr>
                <w:rFonts w:eastAsia="SimSun"/>
                <w:color w:val="000000" w:themeColor="text1"/>
              </w:rPr>
              <w:t xml:space="preserve">Reported </w:t>
            </w:r>
            <w:r w:rsidR="00582560" w:rsidRPr="006A068C">
              <w:rPr>
                <w:rFonts w:eastAsia="SimSun"/>
                <w:color w:val="000000" w:themeColor="text1"/>
              </w:rPr>
              <w:t>t</w:t>
            </w:r>
            <w:r w:rsidR="00775EA7" w:rsidRPr="006A068C">
              <w:rPr>
                <w:rFonts w:eastAsia="SimSun"/>
                <w:color w:val="000000" w:themeColor="text1"/>
              </w:rPr>
              <w:t xml:space="preserve">heoretical gaps </w:t>
            </w:r>
          </w:p>
          <w:p w14:paraId="446FF856" w14:textId="33140219" w:rsidR="008F1F56" w:rsidRPr="0095547A" w:rsidRDefault="28FB6C03" w:rsidP="00637D3F">
            <w:pPr>
              <w:spacing w:after="240" w:line="360" w:lineRule="auto"/>
              <w:rPr>
                <w:rFonts w:eastAsia="SimSun"/>
                <w:color w:val="000000" w:themeColor="text1"/>
              </w:rPr>
            </w:pPr>
            <w:r w:rsidRPr="0095547A">
              <w:rPr>
                <w:rFonts w:eastAsia="SimSun"/>
                <w:color w:val="000000" w:themeColor="text1"/>
              </w:rPr>
              <w:t xml:space="preserve">Inferred </w:t>
            </w:r>
            <w:r w:rsidR="00582560" w:rsidRPr="0095547A">
              <w:rPr>
                <w:rFonts w:eastAsia="SimSun"/>
                <w:color w:val="000000" w:themeColor="text1"/>
              </w:rPr>
              <w:t>l</w:t>
            </w:r>
            <w:r w:rsidR="338F1268" w:rsidRPr="0095547A">
              <w:rPr>
                <w:rFonts w:eastAsia="SimSun"/>
                <w:color w:val="000000" w:themeColor="text1"/>
              </w:rPr>
              <w:t xml:space="preserve">evels addressed (Checkbox: </w:t>
            </w:r>
            <w:r w:rsidR="00582560" w:rsidRPr="0095547A">
              <w:rPr>
                <w:rFonts w:eastAsia="SimSun"/>
                <w:color w:val="000000" w:themeColor="text1"/>
              </w:rPr>
              <w:t>g</w:t>
            </w:r>
            <w:r w:rsidR="338F1268" w:rsidRPr="0095547A">
              <w:rPr>
                <w:rFonts w:eastAsia="SimSun"/>
                <w:color w:val="000000" w:themeColor="text1"/>
              </w:rPr>
              <w:t>enomic, physiologic, experiential, objective</w:t>
            </w:r>
            <w:r w:rsidR="2F68A845" w:rsidRPr="0095547A">
              <w:rPr>
                <w:rFonts w:eastAsia="SimSun"/>
                <w:color w:val="000000" w:themeColor="text1"/>
              </w:rPr>
              <w:t xml:space="preserve"> indicator</w:t>
            </w:r>
            <w:r w:rsidR="338F1268" w:rsidRPr="0095547A">
              <w:rPr>
                <w:rFonts w:eastAsia="SimSun"/>
                <w:color w:val="000000" w:themeColor="text1"/>
              </w:rPr>
              <w:t>, subjective</w:t>
            </w:r>
            <w:r w:rsidR="5C35F216" w:rsidRPr="0095547A">
              <w:rPr>
                <w:rFonts w:eastAsia="SimSun"/>
                <w:color w:val="000000" w:themeColor="text1"/>
              </w:rPr>
              <w:t xml:space="preserve"> measure</w:t>
            </w:r>
            <w:r w:rsidR="338F1268" w:rsidRPr="0095547A">
              <w:rPr>
                <w:rFonts w:eastAsia="SimSun"/>
                <w:color w:val="000000" w:themeColor="text1"/>
              </w:rPr>
              <w:t>, societal)</w:t>
            </w:r>
          </w:p>
        </w:tc>
      </w:tr>
      <w:tr w:rsidR="00775EA7" w:rsidRPr="0095547A" w14:paraId="5F476603" w14:textId="77777777" w:rsidTr="22C3E109">
        <w:trPr>
          <w:trHeight w:val="720"/>
        </w:trPr>
        <w:tc>
          <w:tcPr>
            <w:tcW w:w="3061" w:type="dxa"/>
            <w:tcBorders>
              <w:top w:val="single" w:sz="4" w:space="0" w:color="000000" w:themeColor="text1"/>
              <w:left w:val="nil"/>
              <w:bottom w:val="nil"/>
              <w:right w:val="nil"/>
            </w:tcBorders>
            <w:vAlign w:val="center"/>
            <w:hideMark/>
          </w:tcPr>
          <w:p w14:paraId="15F3E93E" w14:textId="65CFC382" w:rsidR="00775EA7" w:rsidRPr="00010D01" w:rsidRDefault="00775EA7" w:rsidP="00637D3F">
            <w:pPr>
              <w:spacing w:after="240" w:line="360" w:lineRule="auto"/>
              <w:rPr>
                <w:rFonts w:eastAsia="SimSun"/>
                <w:b/>
                <w:color w:val="000000"/>
              </w:rPr>
            </w:pPr>
            <w:r w:rsidRPr="00010D01">
              <w:rPr>
                <w:rFonts w:eastAsia="SimSun"/>
                <w:b/>
                <w:color w:val="000000"/>
              </w:rPr>
              <w:t>Use cases</w:t>
            </w:r>
          </w:p>
        </w:tc>
        <w:tc>
          <w:tcPr>
            <w:tcW w:w="5939" w:type="dxa"/>
            <w:tcBorders>
              <w:top w:val="single" w:sz="4" w:space="0" w:color="000000" w:themeColor="text1"/>
              <w:left w:val="nil"/>
              <w:bottom w:val="nil"/>
              <w:right w:val="nil"/>
            </w:tcBorders>
            <w:vAlign w:val="center"/>
            <w:hideMark/>
          </w:tcPr>
          <w:p w14:paraId="4947B714" w14:textId="0ED4FB91" w:rsidR="00775EA7" w:rsidRPr="0095547A" w:rsidRDefault="32EE2D43" w:rsidP="00637D3F">
            <w:pPr>
              <w:spacing w:after="240" w:line="360" w:lineRule="auto"/>
              <w:rPr>
                <w:rFonts w:eastAsia="SimSun"/>
                <w:color w:val="000000"/>
              </w:rPr>
            </w:pPr>
            <w:r w:rsidRPr="0095547A">
              <w:rPr>
                <w:rFonts w:eastAsia="SimSun"/>
                <w:color w:val="000000" w:themeColor="text1"/>
              </w:rPr>
              <w:t xml:space="preserve">Reported </w:t>
            </w:r>
            <w:r w:rsidR="00582560" w:rsidRPr="0095547A">
              <w:rPr>
                <w:rFonts w:eastAsia="SimSun"/>
                <w:color w:val="000000" w:themeColor="text1"/>
              </w:rPr>
              <w:t>p</w:t>
            </w:r>
            <w:r w:rsidR="00775EA7" w:rsidRPr="0095547A">
              <w:rPr>
                <w:rFonts w:eastAsia="SimSun"/>
                <w:color w:val="000000" w:themeColor="text1"/>
              </w:rPr>
              <w:t>rimary clinical use (</w:t>
            </w:r>
            <w:r w:rsidR="00E944E3" w:rsidRPr="0095547A">
              <w:rPr>
                <w:rFonts w:eastAsia="SimSun"/>
                <w:color w:val="000000" w:themeColor="text1"/>
              </w:rPr>
              <w:t>single</w:t>
            </w:r>
            <w:r w:rsidR="00665A80">
              <w:rPr>
                <w:rFonts w:eastAsia="SimSun"/>
                <w:color w:val="000000" w:themeColor="text1"/>
              </w:rPr>
              <w:t>-</w:t>
            </w:r>
            <w:r w:rsidR="00E944E3" w:rsidRPr="0095547A">
              <w:rPr>
                <w:rFonts w:eastAsia="SimSun"/>
                <w:color w:val="000000" w:themeColor="text1"/>
              </w:rPr>
              <w:t xml:space="preserve">select: </w:t>
            </w:r>
            <w:r w:rsidR="00775EA7" w:rsidRPr="0095547A">
              <w:rPr>
                <w:rFonts w:eastAsia="SimSun"/>
                <w:color w:val="000000" w:themeColor="text1"/>
              </w:rPr>
              <w:t>diagnosis, monitoring, prognosis, treatment selection</w:t>
            </w:r>
            <w:r w:rsidR="73D4991B" w:rsidRPr="0095547A">
              <w:rPr>
                <w:rFonts w:eastAsia="SimSun"/>
                <w:color w:val="000000" w:themeColor="text1"/>
              </w:rPr>
              <w:t>, other</w:t>
            </w:r>
            <w:r w:rsidR="00775EA7" w:rsidRPr="0095547A">
              <w:rPr>
                <w:rFonts w:eastAsia="SimSun"/>
                <w:color w:val="000000" w:themeColor="text1"/>
              </w:rPr>
              <w:t>)</w:t>
            </w:r>
          </w:p>
        </w:tc>
      </w:tr>
      <w:tr w:rsidR="00775EA7" w:rsidRPr="0095547A" w14:paraId="16C6D897" w14:textId="77777777" w:rsidTr="22C3E109">
        <w:trPr>
          <w:trHeight w:val="720"/>
        </w:trPr>
        <w:tc>
          <w:tcPr>
            <w:tcW w:w="3061" w:type="dxa"/>
            <w:tcBorders>
              <w:top w:val="nil"/>
              <w:left w:val="nil"/>
              <w:bottom w:val="nil"/>
              <w:right w:val="nil"/>
            </w:tcBorders>
            <w:vAlign w:val="center"/>
            <w:hideMark/>
          </w:tcPr>
          <w:p w14:paraId="51216292" w14:textId="77777777" w:rsidR="00775EA7" w:rsidRPr="00010D01"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08CF60F2" w14:textId="04A3EEB0" w:rsidR="00775EA7" w:rsidRPr="00010D01" w:rsidRDefault="35A5FA35" w:rsidP="00637D3F">
            <w:pPr>
              <w:spacing w:after="240" w:line="360" w:lineRule="auto"/>
              <w:rPr>
                <w:rFonts w:eastAsia="SimSun"/>
                <w:color w:val="000000"/>
              </w:rPr>
            </w:pPr>
            <w:r w:rsidRPr="00010D01">
              <w:rPr>
                <w:rFonts w:eastAsia="SimSun"/>
                <w:color w:val="000000" w:themeColor="text1"/>
              </w:rPr>
              <w:t xml:space="preserve">Reported </w:t>
            </w:r>
            <w:r w:rsidR="00582560" w:rsidRPr="00010D01">
              <w:rPr>
                <w:rFonts w:eastAsia="SimSun"/>
                <w:color w:val="000000" w:themeColor="text1"/>
              </w:rPr>
              <w:t>s</w:t>
            </w:r>
            <w:r w:rsidR="00775EA7" w:rsidRPr="00010D01">
              <w:rPr>
                <w:rFonts w:eastAsia="SimSun"/>
                <w:color w:val="000000" w:themeColor="text1"/>
              </w:rPr>
              <w:t>econdary clinical use (</w:t>
            </w:r>
            <w:r w:rsidR="00E944E3" w:rsidRPr="00010D01">
              <w:rPr>
                <w:rFonts w:eastAsia="SimSun"/>
                <w:color w:val="000000" w:themeColor="text1"/>
              </w:rPr>
              <w:t>multi</w:t>
            </w:r>
            <w:r w:rsidR="00665A80">
              <w:rPr>
                <w:rFonts w:eastAsia="SimSun"/>
                <w:color w:val="000000" w:themeColor="text1"/>
              </w:rPr>
              <w:t>-</w:t>
            </w:r>
            <w:r w:rsidR="00E944E3" w:rsidRPr="00010D01">
              <w:rPr>
                <w:rFonts w:eastAsia="SimSun"/>
                <w:color w:val="000000" w:themeColor="text1"/>
              </w:rPr>
              <w:t xml:space="preserve">select: </w:t>
            </w:r>
            <w:r w:rsidR="00775EA7" w:rsidRPr="00010D01">
              <w:rPr>
                <w:rFonts w:eastAsia="SimSun"/>
                <w:color w:val="000000" w:themeColor="text1"/>
              </w:rPr>
              <w:t>risk stratification, triage, follow-up planning</w:t>
            </w:r>
            <w:r w:rsidR="40EF5635" w:rsidRPr="00010D01">
              <w:rPr>
                <w:rFonts w:eastAsia="SimSun"/>
                <w:color w:val="000000" w:themeColor="text1"/>
              </w:rPr>
              <w:t>, other</w:t>
            </w:r>
            <w:r w:rsidR="00775EA7" w:rsidRPr="00010D01">
              <w:rPr>
                <w:rFonts w:eastAsia="SimSun"/>
                <w:color w:val="000000" w:themeColor="text1"/>
              </w:rPr>
              <w:t>)</w:t>
            </w:r>
          </w:p>
        </w:tc>
      </w:tr>
      <w:tr w:rsidR="00775EA7" w:rsidRPr="0095547A" w14:paraId="0C8693CD" w14:textId="77777777" w:rsidTr="22C3E109">
        <w:trPr>
          <w:trHeight w:val="360"/>
        </w:trPr>
        <w:tc>
          <w:tcPr>
            <w:tcW w:w="3061" w:type="dxa"/>
            <w:tcBorders>
              <w:top w:val="nil"/>
              <w:left w:val="nil"/>
              <w:bottom w:val="nil"/>
              <w:right w:val="nil"/>
            </w:tcBorders>
            <w:vAlign w:val="center"/>
            <w:hideMark/>
          </w:tcPr>
          <w:p w14:paraId="656FE6EE" w14:textId="77777777" w:rsidR="00775EA7" w:rsidRPr="00010D01"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10FB1CA5" w14:textId="4C1637FB" w:rsidR="00775EA7" w:rsidRPr="00010D01" w:rsidRDefault="72732E5D" w:rsidP="00637D3F">
            <w:pPr>
              <w:spacing w:after="240" w:line="360" w:lineRule="auto"/>
              <w:rPr>
                <w:rFonts w:eastAsia="SimSun"/>
                <w:color w:val="000000"/>
              </w:rPr>
            </w:pPr>
            <w:r w:rsidRPr="00010D01">
              <w:rPr>
                <w:rFonts w:eastAsia="SimSun"/>
                <w:color w:val="000000" w:themeColor="text1"/>
              </w:rPr>
              <w:t xml:space="preserve">Reported </w:t>
            </w:r>
            <w:r w:rsidR="00582560" w:rsidRPr="00010D01">
              <w:rPr>
                <w:rFonts w:eastAsia="SimSun"/>
                <w:color w:val="000000" w:themeColor="text1"/>
              </w:rPr>
              <w:t>r</w:t>
            </w:r>
            <w:r w:rsidR="00775EA7" w:rsidRPr="00010D01">
              <w:rPr>
                <w:rFonts w:eastAsia="SimSun"/>
                <w:color w:val="000000" w:themeColor="text1"/>
              </w:rPr>
              <w:t>esearch use (comparability, standardization, trial endpoint</w:t>
            </w:r>
            <w:r w:rsidR="6A05787D" w:rsidRPr="00010D01">
              <w:rPr>
                <w:rFonts w:eastAsia="SimSun"/>
                <w:color w:val="000000" w:themeColor="text1"/>
              </w:rPr>
              <w:t>, other</w:t>
            </w:r>
            <w:r w:rsidR="00775EA7" w:rsidRPr="00010D01">
              <w:rPr>
                <w:rFonts w:eastAsia="SimSun"/>
                <w:color w:val="000000" w:themeColor="text1"/>
              </w:rPr>
              <w:t>)</w:t>
            </w:r>
          </w:p>
        </w:tc>
      </w:tr>
      <w:tr w:rsidR="00775EA7" w:rsidRPr="0095547A" w14:paraId="3C7F537C" w14:textId="77777777" w:rsidTr="22C3E109">
        <w:trPr>
          <w:trHeight w:val="720"/>
        </w:trPr>
        <w:tc>
          <w:tcPr>
            <w:tcW w:w="3061" w:type="dxa"/>
            <w:tcBorders>
              <w:top w:val="nil"/>
              <w:left w:val="nil"/>
              <w:bottom w:val="nil"/>
              <w:right w:val="nil"/>
            </w:tcBorders>
            <w:vAlign w:val="center"/>
            <w:hideMark/>
          </w:tcPr>
          <w:p w14:paraId="21E0D93F" w14:textId="77777777" w:rsidR="00775EA7" w:rsidRPr="00010D01"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49FAFB16" w14:textId="0B6E6450" w:rsidR="00775EA7" w:rsidRPr="00010D01" w:rsidRDefault="2CEA61C9" w:rsidP="00637D3F">
            <w:pPr>
              <w:spacing w:after="240" w:line="360" w:lineRule="auto"/>
              <w:rPr>
                <w:rFonts w:eastAsia="SimSun"/>
                <w:color w:val="000000"/>
              </w:rPr>
            </w:pPr>
            <w:r w:rsidRPr="00010D01">
              <w:rPr>
                <w:rFonts w:eastAsia="SimSun"/>
                <w:color w:val="000000" w:themeColor="text1"/>
              </w:rPr>
              <w:t xml:space="preserve">Reported </w:t>
            </w:r>
            <w:r w:rsidR="00582560" w:rsidRPr="00010D01">
              <w:rPr>
                <w:rFonts w:eastAsia="SimSun"/>
                <w:color w:val="000000" w:themeColor="text1"/>
              </w:rPr>
              <w:t>p</w:t>
            </w:r>
            <w:r w:rsidR="00775EA7" w:rsidRPr="00010D01">
              <w:rPr>
                <w:rFonts w:eastAsia="SimSun"/>
                <w:color w:val="000000" w:themeColor="text1"/>
              </w:rPr>
              <w:t>olicy/economic use (cost-effectiveness, reimbursement, willingness-to-pay</w:t>
            </w:r>
            <w:r w:rsidR="016EC301" w:rsidRPr="00010D01">
              <w:rPr>
                <w:rFonts w:eastAsia="SimSun"/>
                <w:color w:val="000000" w:themeColor="text1"/>
              </w:rPr>
              <w:t>, other</w:t>
            </w:r>
            <w:r w:rsidR="00775EA7" w:rsidRPr="00010D01">
              <w:rPr>
                <w:rFonts w:eastAsia="SimSun"/>
                <w:color w:val="000000" w:themeColor="text1"/>
              </w:rPr>
              <w:t>)</w:t>
            </w:r>
          </w:p>
        </w:tc>
      </w:tr>
      <w:tr w:rsidR="00775EA7" w:rsidRPr="0095547A" w14:paraId="2B21A830" w14:textId="77777777" w:rsidTr="22C3E109">
        <w:trPr>
          <w:trHeight w:val="360"/>
        </w:trPr>
        <w:tc>
          <w:tcPr>
            <w:tcW w:w="3061" w:type="dxa"/>
            <w:tcBorders>
              <w:top w:val="single" w:sz="4" w:space="0" w:color="000000" w:themeColor="text1"/>
              <w:left w:val="nil"/>
              <w:bottom w:val="nil"/>
              <w:right w:val="nil"/>
            </w:tcBorders>
            <w:vAlign w:val="center"/>
            <w:hideMark/>
          </w:tcPr>
          <w:p w14:paraId="7BB28360" w14:textId="77777777" w:rsidR="00775EA7" w:rsidRPr="00010D01" w:rsidRDefault="00775EA7" w:rsidP="00637D3F">
            <w:pPr>
              <w:spacing w:after="240" w:line="360" w:lineRule="auto"/>
              <w:rPr>
                <w:rFonts w:eastAsia="SimSun"/>
                <w:b/>
                <w:color w:val="000000"/>
              </w:rPr>
            </w:pPr>
            <w:r w:rsidRPr="00010D01">
              <w:rPr>
                <w:rFonts w:eastAsia="SimSun"/>
                <w:b/>
                <w:color w:val="000000"/>
              </w:rPr>
              <w:t>Findings and Relevance</w:t>
            </w:r>
          </w:p>
        </w:tc>
        <w:tc>
          <w:tcPr>
            <w:tcW w:w="5939" w:type="dxa"/>
            <w:tcBorders>
              <w:top w:val="single" w:sz="4" w:space="0" w:color="000000" w:themeColor="text1"/>
              <w:left w:val="nil"/>
              <w:bottom w:val="nil"/>
              <w:right w:val="nil"/>
            </w:tcBorders>
            <w:vAlign w:val="center"/>
            <w:hideMark/>
          </w:tcPr>
          <w:p w14:paraId="0A66F715" w14:textId="250B1985" w:rsidR="00775EA7" w:rsidRPr="00010D01" w:rsidRDefault="3851F2A4" w:rsidP="00637D3F">
            <w:pPr>
              <w:spacing w:after="240" w:line="360" w:lineRule="auto"/>
              <w:rPr>
                <w:rFonts w:eastAsia="SimSun"/>
                <w:color w:val="000000"/>
              </w:rPr>
            </w:pPr>
            <w:r w:rsidRPr="00010D01">
              <w:rPr>
                <w:rFonts w:eastAsia="SimSun"/>
                <w:color w:val="000000" w:themeColor="text1"/>
              </w:rPr>
              <w:t>Reported k</w:t>
            </w:r>
            <w:r w:rsidR="00775EA7" w:rsidRPr="00010D01">
              <w:rPr>
                <w:rFonts w:eastAsia="SimSun"/>
                <w:color w:val="000000" w:themeColor="text1"/>
              </w:rPr>
              <w:t>ey strengths of the definition/framework/tool</w:t>
            </w:r>
          </w:p>
        </w:tc>
      </w:tr>
      <w:tr w:rsidR="00775EA7" w:rsidRPr="0095547A" w14:paraId="33AF2E78" w14:textId="77777777" w:rsidTr="22C3E109">
        <w:trPr>
          <w:trHeight w:val="360"/>
        </w:trPr>
        <w:tc>
          <w:tcPr>
            <w:tcW w:w="3061" w:type="dxa"/>
            <w:tcBorders>
              <w:top w:val="nil"/>
              <w:left w:val="nil"/>
              <w:bottom w:val="nil"/>
              <w:right w:val="nil"/>
            </w:tcBorders>
            <w:vAlign w:val="center"/>
            <w:hideMark/>
          </w:tcPr>
          <w:p w14:paraId="453DFED2" w14:textId="77777777" w:rsidR="00775EA7" w:rsidRPr="00010D01" w:rsidRDefault="00775EA7" w:rsidP="00637D3F">
            <w:pPr>
              <w:spacing w:after="240" w:line="360" w:lineRule="auto"/>
              <w:rPr>
                <w:rFonts w:eastAsia="SimSun"/>
                <w:color w:val="000000"/>
              </w:rPr>
            </w:pPr>
          </w:p>
        </w:tc>
        <w:tc>
          <w:tcPr>
            <w:tcW w:w="5939" w:type="dxa"/>
            <w:tcBorders>
              <w:top w:val="nil"/>
              <w:left w:val="nil"/>
              <w:bottom w:val="nil"/>
              <w:right w:val="nil"/>
            </w:tcBorders>
            <w:vAlign w:val="center"/>
            <w:hideMark/>
          </w:tcPr>
          <w:p w14:paraId="76659FC5" w14:textId="77777777" w:rsidR="00775EA7" w:rsidRPr="00010D01" w:rsidRDefault="00775EA7" w:rsidP="00637D3F">
            <w:pPr>
              <w:spacing w:after="240" w:line="360" w:lineRule="auto"/>
              <w:rPr>
                <w:rFonts w:eastAsia="SimSun"/>
                <w:color w:val="000000"/>
              </w:rPr>
            </w:pPr>
            <w:r w:rsidRPr="00010D01">
              <w:rPr>
                <w:rFonts w:eastAsia="SimSun"/>
                <w:color w:val="000000"/>
              </w:rPr>
              <w:t>Reported limitations (conceptual, methodological, practical)</w:t>
            </w:r>
          </w:p>
        </w:tc>
      </w:tr>
      <w:tr w:rsidR="00775EA7" w:rsidRPr="0095547A" w14:paraId="7A309846" w14:textId="77777777" w:rsidTr="22C3E109">
        <w:trPr>
          <w:trHeight w:val="360"/>
        </w:trPr>
        <w:tc>
          <w:tcPr>
            <w:tcW w:w="3061" w:type="dxa"/>
            <w:tcBorders>
              <w:top w:val="nil"/>
              <w:left w:val="nil"/>
              <w:bottom w:val="single" w:sz="4" w:space="0" w:color="000000" w:themeColor="text1"/>
              <w:right w:val="nil"/>
            </w:tcBorders>
            <w:vAlign w:val="center"/>
            <w:hideMark/>
          </w:tcPr>
          <w:p w14:paraId="62968CA1" w14:textId="1033FBF1" w:rsidR="00775EA7" w:rsidRPr="00010D01" w:rsidRDefault="00775EA7" w:rsidP="00637D3F">
            <w:pPr>
              <w:spacing w:after="240" w:line="360" w:lineRule="auto"/>
              <w:rPr>
                <w:rFonts w:eastAsia="SimSun"/>
                <w:b/>
                <w:color w:val="000000"/>
              </w:rPr>
            </w:pPr>
          </w:p>
        </w:tc>
        <w:tc>
          <w:tcPr>
            <w:tcW w:w="5939" w:type="dxa"/>
            <w:tcBorders>
              <w:top w:val="nil"/>
              <w:left w:val="nil"/>
              <w:bottom w:val="single" w:sz="4" w:space="0" w:color="000000" w:themeColor="text1"/>
              <w:right w:val="nil"/>
            </w:tcBorders>
            <w:vAlign w:val="center"/>
            <w:hideMark/>
          </w:tcPr>
          <w:p w14:paraId="449DF0ED" w14:textId="3FCED09D" w:rsidR="00775EA7" w:rsidRPr="00010D01" w:rsidRDefault="7B8ED8DE" w:rsidP="00637D3F">
            <w:pPr>
              <w:spacing w:after="240" w:line="360" w:lineRule="auto"/>
              <w:rPr>
                <w:rFonts w:eastAsia="SimSun"/>
                <w:color w:val="000000"/>
              </w:rPr>
            </w:pPr>
            <w:r w:rsidRPr="00010D01">
              <w:rPr>
                <w:rFonts w:eastAsia="SimSun"/>
                <w:color w:val="000000" w:themeColor="text1"/>
              </w:rPr>
              <w:t xml:space="preserve">Inferred </w:t>
            </w:r>
            <w:r w:rsidR="008F1F56" w:rsidRPr="00010D01">
              <w:rPr>
                <w:rFonts w:eastAsia="SimSun"/>
                <w:color w:val="000000" w:themeColor="text1"/>
              </w:rPr>
              <w:t>r</w:t>
            </w:r>
            <w:r w:rsidR="00775EA7" w:rsidRPr="00010D01">
              <w:rPr>
                <w:rFonts w:eastAsia="SimSun"/>
                <w:color w:val="000000" w:themeColor="text1"/>
              </w:rPr>
              <w:t>elevance to review questions (Q1–Q</w:t>
            </w:r>
            <w:r w:rsidR="008F1F56" w:rsidRPr="00010D01">
              <w:rPr>
                <w:rFonts w:eastAsia="SimSun"/>
                <w:color w:val="000000" w:themeColor="text1"/>
              </w:rPr>
              <w:t>5</w:t>
            </w:r>
            <w:r w:rsidR="00775EA7" w:rsidRPr="00010D01">
              <w:rPr>
                <w:rFonts w:eastAsia="SimSun"/>
                <w:color w:val="000000" w:themeColor="text1"/>
              </w:rPr>
              <w:t xml:space="preserve"> mapping)</w:t>
            </w:r>
          </w:p>
        </w:tc>
      </w:tr>
      <w:tr w:rsidR="62139015" w:rsidRPr="0095547A" w14:paraId="5F2DF0B9" w14:textId="77777777" w:rsidTr="22C3E109">
        <w:trPr>
          <w:trHeight w:val="360"/>
        </w:trPr>
        <w:tc>
          <w:tcPr>
            <w:tcW w:w="3061" w:type="dxa"/>
            <w:tcBorders>
              <w:top w:val="nil"/>
              <w:left w:val="nil"/>
              <w:bottom w:val="single" w:sz="4" w:space="0" w:color="000000" w:themeColor="text1"/>
              <w:right w:val="nil"/>
            </w:tcBorders>
            <w:vAlign w:val="center"/>
            <w:hideMark/>
          </w:tcPr>
          <w:p w14:paraId="6D60D23E" w14:textId="64E39F76" w:rsidR="2656E7DC" w:rsidRPr="00010D01" w:rsidRDefault="2656E7DC" w:rsidP="00637D3F">
            <w:pPr>
              <w:spacing w:after="240" w:line="360" w:lineRule="auto"/>
              <w:rPr>
                <w:rFonts w:eastAsia="SimSun"/>
                <w:b/>
                <w:color w:val="000000" w:themeColor="text1"/>
              </w:rPr>
            </w:pPr>
            <w:r w:rsidRPr="00010D01">
              <w:rPr>
                <w:rFonts w:eastAsia="SimSun"/>
                <w:b/>
                <w:color w:val="000000" w:themeColor="text1"/>
              </w:rPr>
              <w:t>Good example of</w:t>
            </w:r>
          </w:p>
          <w:p w14:paraId="2712214F" w14:textId="38EA3935" w:rsidR="62139015" w:rsidRPr="00010D01" w:rsidRDefault="62139015" w:rsidP="00637D3F">
            <w:pPr>
              <w:spacing w:after="240" w:line="360" w:lineRule="auto"/>
              <w:rPr>
                <w:rFonts w:eastAsia="SimSun"/>
                <w:b/>
                <w:color w:val="000000" w:themeColor="text1"/>
              </w:rPr>
            </w:pPr>
          </w:p>
        </w:tc>
        <w:tc>
          <w:tcPr>
            <w:tcW w:w="5939" w:type="dxa"/>
            <w:tcBorders>
              <w:top w:val="nil"/>
              <w:left w:val="nil"/>
              <w:bottom w:val="single" w:sz="4" w:space="0" w:color="000000" w:themeColor="text1"/>
              <w:right w:val="nil"/>
            </w:tcBorders>
            <w:vAlign w:val="center"/>
            <w:hideMark/>
          </w:tcPr>
          <w:p w14:paraId="17F91148" w14:textId="0E499DF7" w:rsidR="2656E7DC" w:rsidRPr="00010D01" w:rsidRDefault="2656E7DC" w:rsidP="00637D3F">
            <w:pPr>
              <w:spacing w:after="240" w:line="360" w:lineRule="auto"/>
              <w:rPr>
                <w:rFonts w:eastAsia="SimSun"/>
                <w:color w:val="000000" w:themeColor="text1"/>
              </w:rPr>
            </w:pPr>
            <w:r w:rsidRPr="00010D01">
              <w:rPr>
                <w:rFonts w:eastAsia="SimSun"/>
                <w:color w:val="000000" w:themeColor="text1"/>
              </w:rPr>
              <w:t>Severe at one level, not severe at another</w:t>
            </w:r>
          </w:p>
          <w:p w14:paraId="615EF2B1" w14:textId="0D1D8984" w:rsidR="2656E7DC" w:rsidRPr="00010D01" w:rsidRDefault="2656E7DC" w:rsidP="00637D3F">
            <w:pPr>
              <w:spacing w:after="240" w:line="360" w:lineRule="auto"/>
              <w:rPr>
                <w:rFonts w:eastAsia="SimSun"/>
                <w:color w:val="000000" w:themeColor="text1"/>
              </w:rPr>
            </w:pPr>
            <w:r w:rsidRPr="00010D01">
              <w:rPr>
                <w:rFonts w:eastAsia="SimSun"/>
                <w:color w:val="000000" w:themeColor="text1"/>
              </w:rPr>
              <w:t>Pure objective/subjective/societal</w:t>
            </w:r>
          </w:p>
          <w:p w14:paraId="0BD66D04" w14:textId="01AE4CE3" w:rsidR="2656E7DC" w:rsidRPr="00010D01" w:rsidRDefault="2656E7DC" w:rsidP="00637D3F">
            <w:pPr>
              <w:spacing w:after="240" w:line="360" w:lineRule="auto"/>
              <w:rPr>
                <w:rFonts w:eastAsia="SimSun"/>
                <w:color w:val="000000" w:themeColor="text1"/>
              </w:rPr>
            </w:pPr>
            <w:r w:rsidRPr="00010D01">
              <w:rPr>
                <w:rFonts w:eastAsia="SimSun"/>
                <w:color w:val="000000" w:themeColor="text1"/>
              </w:rPr>
              <w:lastRenderedPageBreak/>
              <w:t>Other</w:t>
            </w:r>
          </w:p>
          <w:p w14:paraId="42BD5561" w14:textId="7414C228" w:rsidR="62139015" w:rsidRPr="0095547A" w:rsidRDefault="62139015" w:rsidP="00637D3F">
            <w:pPr>
              <w:spacing w:after="240" w:line="360" w:lineRule="auto"/>
              <w:rPr>
                <w:rFonts w:eastAsia="SimSun"/>
                <w:color w:val="000000" w:themeColor="text1"/>
              </w:rPr>
            </w:pPr>
          </w:p>
        </w:tc>
      </w:tr>
    </w:tbl>
    <w:p w14:paraId="2D874CBB" w14:textId="62308486"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color w:val="000000"/>
        </w:rPr>
        <w:lastRenderedPageBreak/>
        <w:t>The draft data extraction tool will be modified and revised as necessary during the process of extracting data from each included evidence source. Modifications will be detailed in the scoping review. Any disagreements that arise between the reviewers will be resolved through discussion, or with an additional reviewer. If appropriate, authors of papers will be contacted to request missing or additional data, where required. </w:t>
      </w:r>
    </w:p>
    <w:p w14:paraId="3A977062"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32"/>
          <w:szCs w:val="32"/>
        </w:rPr>
        <w:t>Data analysis and presentation</w:t>
      </w:r>
      <w:r w:rsidRPr="0095547A">
        <w:rPr>
          <w:rStyle w:val="eop"/>
          <w:rFonts w:eastAsiaTheme="majorEastAsia"/>
          <w:color w:val="0F4761"/>
          <w:sz w:val="32"/>
          <w:szCs w:val="32"/>
        </w:rPr>
        <w:t> </w:t>
      </w:r>
    </w:p>
    <w:p w14:paraId="5EBF4042" w14:textId="02FC818D"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rPr>
        <w:t xml:space="preserve">Data will be </w:t>
      </w:r>
      <w:r w:rsidR="00570BAA" w:rsidRPr="0095547A">
        <w:rPr>
          <w:rStyle w:val="normaltextrun"/>
          <w:rFonts w:eastAsiaTheme="majorEastAsia"/>
        </w:rPr>
        <w:t>analyzed</w:t>
      </w:r>
      <w:r w:rsidRPr="0095547A">
        <w:rPr>
          <w:rStyle w:val="normaltextrun"/>
          <w:rFonts w:eastAsiaTheme="majorEastAsia"/>
        </w:rPr>
        <w:t xml:space="preserve"> and summarized quantitatively and qualitatively. Descriptive characteristics will be presented in tabular and graphical forms and summarized in the text using a narrative approach. </w:t>
      </w:r>
      <w:r w:rsidRPr="0095547A">
        <w:rPr>
          <w:rStyle w:val="eop"/>
          <w:rFonts w:eastAsiaTheme="majorEastAsia"/>
        </w:rPr>
        <w:t> </w:t>
      </w:r>
    </w:p>
    <w:p w14:paraId="2AB7B7A6" w14:textId="74704973"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rPr>
        <w:t xml:space="preserve">Qualitative data that capture the authors’ reference to definitions and conceptual frameworks of disease severity will be subjected to thematic analysis according to </w:t>
      </w:r>
      <w:commentRangeStart w:id="68"/>
      <w:r w:rsidRPr="0095547A">
        <w:rPr>
          <w:rStyle w:val="normaltextrun"/>
          <w:rFonts w:eastAsiaTheme="majorEastAsia"/>
        </w:rPr>
        <w:t>Braun and Clarke’s inductive-deductive</w:t>
      </w:r>
      <w:commentRangeEnd w:id="68"/>
      <w:r w:rsidRPr="0095547A">
        <w:rPr>
          <w:rStyle w:val="CommentReference"/>
          <w:rFonts w:eastAsiaTheme="majorEastAsia"/>
          <w:sz w:val="24"/>
          <w:szCs w:val="24"/>
        </w:rPr>
        <w:commentReference w:id="68"/>
      </w:r>
      <w:r w:rsidRPr="0095547A">
        <w:rPr>
          <w:rStyle w:val="normaltextrun"/>
          <w:rFonts w:eastAsiaTheme="majorEastAsia"/>
        </w:rPr>
        <w:t xml:space="preserve"> approach to identify themes and commonalities across different time periods and various disciplines</w:t>
      </w:r>
      <w:r w:rsidR="000A26F8">
        <w:rPr>
          <w:rStyle w:val="normaltextrun"/>
          <w:rFonts w:eastAsiaTheme="majorEastAsia"/>
        </w:rPr>
        <w:fldChar w:fldCharType="begin"/>
      </w:r>
      <w:r w:rsidR="000A26F8">
        <w:rPr>
          <w:rStyle w:val="normaltextrun"/>
          <w:rFonts w:eastAsiaTheme="majorEastAsia"/>
        </w:rPr>
        <w:instrText xml:space="preserve"> ADDIN EN.CITE &lt;EndNote&gt;&lt;Cite&gt;&lt;Author&gt;Braun&lt;/Author&gt;&lt;Year&gt;2008&lt;/Year&gt;&lt;RecNum&gt;70526&lt;/RecNum&gt;&lt;DisplayText&gt;&lt;style face="superscript"&gt;30&lt;/style&gt;&lt;/DisplayText&gt;&lt;record&gt;&lt;rec-number&gt;70526&lt;/rec-number&gt;&lt;foreign-keys&gt;&lt;key app="EN" db-id="xtssa0pzvxr9fjewxd7v20a50txzpwwedvfv" timestamp="1773347850"&gt;70526&lt;/key&gt;&lt;/foreign-keys&gt;&lt;ref-type name="Journal Article"&gt;17&lt;/ref-type&gt;&lt;contributors&gt;&lt;authors&gt;&lt;author&gt;Braun, Virginia; Clarke, Victoria&lt;/author&gt;&lt;/authors&gt;&lt;/contributors&gt;&lt;titles&gt;&lt;title&gt;Using thematic analysis in psycholog&lt;/title&gt;&lt;secondary-title&gt;Qualitative Research in Psychology &lt;/secondary-title&gt;&lt;/titles&gt;&lt;pages&gt;77-101&lt;/pages&gt;&lt;volume&gt;3&lt;/volume&gt;&lt;number&gt;2&lt;/number&gt;&lt;dates&gt;&lt;year&gt;2008&lt;/year&gt;&lt;/dates&gt;&lt;/record&gt;&lt;/Cite&gt;&lt;/EndNote&gt;</w:instrText>
      </w:r>
      <w:r w:rsidR="000A26F8">
        <w:rPr>
          <w:rStyle w:val="normaltextrun"/>
          <w:rFonts w:eastAsiaTheme="majorEastAsia"/>
        </w:rPr>
        <w:fldChar w:fldCharType="separate"/>
      </w:r>
      <w:r w:rsidR="000A26F8" w:rsidRPr="000A26F8">
        <w:rPr>
          <w:rStyle w:val="normaltextrun"/>
          <w:rFonts w:eastAsiaTheme="majorEastAsia"/>
          <w:noProof/>
          <w:vertAlign w:val="superscript"/>
        </w:rPr>
        <w:t>30</w:t>
      </w:r>
      <w:r w:rsidR="000A26F8">
        <w:rPr>
          <w:rStyle w:val="normaltextrun"/>
          <w:rFonts w:eastAsiaTheme="majorEastAsia"/>
        </w:rPr>
        <w:fldChar w:fldCharType="end"/>
      </w:r>
      <w:r w:rsidRPr="0095547A">
        <w:rPr>
          <w:rStyle w:val="normaltextrun"/>
          <w:rFonts w:eastAsiaTheme="majorEastAsia"/>
        </w:rPr>
        <w:t xml:space="preserve">. In reporting our results, we will also highlight the similarities and differences in how disease severity is </w:t>
      </w:r>
      <w:r w:rsidR="009C365F" w:rsidRPr="0095547A">
        <w:rPr>
          <w:rStyle w:val="normaltextrun"/>
          <w:rFonts w:eastAsiaTheme="majorEastAsia"/>
        </w:rPr>
        <w:t xml:space="preserve">conceptualized </w:t>
      </w:r>
      <w:r w:rsidRPr="0095547A">
        <w:rPr>
          <w:rStyle w:val="normaltextrun"/>
          <w:rFonts w:eastAsiaTheme="majorEastAsia"/>
        </w:rPr>
        <w:t>in the existing literature.</w:t>
      </w:r>
      <w:r w:rsidRPr="0095547A">
        <w:rPr>
          <w:rStyle w:val="eop"/>
          <w:rFonts w:eastAsiaTheme="majorEastAsia"/>
        </w:rPr>
        <w:t> </w:t>
      </w:r>
    </w:p>
    <w:p w14:paraId="650D2542"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Acknowledgements</w:t>
      </w:r>
      <w:r w:rsidRPr="0095547A">
        <w:rPr>
          <w:rStyle w:val="eop"/>
          <w:rFonts w:eastAsiaTheme="majorEastAsia"/>
          <w:color w:val="0F4761"/>
          <w:sz w:val="40"/>
          <w:szCs w:val="40"/>
        </w:rPr>
        <w:t> </w:t>
      </w:r>
    </w:p>
    <w:p w14:paraId="614C4E26" w14:textId="1EF67B45" w:rsidR="003B01B8" w:rsidRPr="0095547A" w:rsidRDefault="003B01B8" w:rsidP="00637D3F">
      <w:pPr>
        <w:pStyle w:val="paragraph"/>
        <w:spacing w:before="0" w:beforeAutospacing="0" w:after="240" w:afterAutospacing="0" w:line="360" w:lineRule="auto"/>
        <w:textAlignment w:val="baseline"/>
        <w:rPr>
          <w:rStyle w:val="normaltextrun"/>
          <w:rFonts w:eastAsiaTheme="majorEastAsia"/>
          <w:color w:val="000000"/>
          <w:sz w:val="22"/>
          <w:szCs w:val="22"/>
        </w:rPr>
      </w:pPr>
      <w:r w:rsidRPr="0095547A">
        <w:rPr>
          <w:rStyle w:val="normaltextrun"/>
          <w:rFonts w:eastAsiaTheme="majorEastAsia"/>
          <w:color w:val="000000"/>
          <w:sz w:val="22"/>
          <w:szCs w:val="22"/>
        </w:rPr>
        <w:t>The authors gratefully acknowledge Ms. Claire Twose, Lead Informationist at Welch Library, Johns Hopkins University, for her expert assistance in developing, refining, and translating the search strategies, as well as executing the database queries.</w:t>
      </w:r>
    </w:p>
    <w:p w14:paraId="7ABAE71A" w14:textId="5595723C"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Funding</w:t>
      </w:r>
      <w:r w:rsidRPr="0095547A">
        <w:rPr>
          <w:rStyle w:val="eop"/>
          <w:rFonts w:eastAsiaTheme="majorEastAsia"/>
          <w:color w:val="0F4761"/>
          <w:sz w:val="40"/>
          <w:szCs w:val="40"/>
        </w:rPr>
        <w:t> </w:t>
      </w:r>
    </w:p>
    <w:p w14:paraId="6F40C255" w14:textId="77777777"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color w:val="000000"/>
          <w:sz w:val="22"/>
          <w:szCs w:val="22"/>
        </w:rPr>
        <w:t>No specific funding was received for this study.</w:t>
      </w:r>
      <w:r w:rsidRPr="0095547A">
        <w:rPr>
          <w:rStyle w:val="eop"/>
          <w:rFonts w:eastAsiaTheme="majorEastAsia"/>
          <w:color w:val="000000"/>
          <w:sz w:val="22"/>
          <w:szCs w:val="22"/>
        </w:rPr>
        <w:t> </w:t>
      </w:r>
    </w:p>
    <w:p w14:paraId="226C3AAE"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Declarations</w:t>
      </w:r>
      <w:r w:rsidRPr="0095547A">
        <w:rPr>
          <w:rStyle w:val="eop"/>
          <w:rFonts w:eastAsiaTheme="majorEastAsia"/>
          <w:color w:val="0F4761"/>
          <w:sz w:val="40"/>
          <w:szCs w:val="40"/>
        </w:rPr>
        <w:t> </w:t>
      </w:r>
    </w:p>
    <w:p w14:paraId="15AF5DB3" w14:textId="70E3CD3F" w:rsidR="00007FDE" w:rsidRPr="0095547A" w:rsidRDefault="00007FDE" w:rsidP="00637D3F">
      <w:pPr>
        <w:pStyle w:val="paragraph"/>
        <w:spacing w:before="0" w:beforeAutospacing="0" w:after="240" w:afterAutospacing="0" w:line="360" w:lineRule="auto"/>
        <w:textAlignment w:val="baseline"/>
        <w:rPr>
          <w:rStyle w:val="normaltextrun"/>
          <w:color w:val="0F4761"/>
          <w:sz w:val="18"/>
          <w:szCs w:val="18"/>
        </w:rPr>
      </w:pPr>
      <w:r w:rsidRPr="0095547A">
        <w:rPr>
          <w:rStyle w:val="normaltextrun"/>
          <w:rFonts w:eastAsiaTheme="majorEastAsia"/>
          <w:color w:val="000000"/>
          <w:sz w:val="22"/>
          <w:szCs w:val="22"/>
        </w:rPr>
        <w:lastRenderedPageBreak/>
        <w:t>This study involves neither human participants nor unpublished secondary data. As such, approval from a human research ethics committee is not required. Findings of the scoping review will be disseminated through professional networks, conference presentations and publication in a scientific journal.</w:t>
      </w:r>
      <w:r w:rsidRPr="0095547A">
        <w:rPr>
          <w:rStyle w:val="eop"/>
          <w:rFonts w:eastAsiaTheme="majorEastAsia"/>
          <w:color w:val="000000"/>
          <w:sz w:val="22"/>
          <w:szCs w:val="22"/>
        </w:rPr>
        <w:t> </w:t>
      </w:r>
    </w:p>
    <w:p w14:paraId="705807FB" w14:textId="3D62E31B"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Author contributions</w:t>
      </w:r>
      <w:r w:rsidRPr="0095547A">
        <w:rPr>
          <w:rStyle w:val="eop"/>
          <w:rFonts w:eastAsiaTheme="majorEastAsia"/>
          <w:color w:val="0F4761"/>
          <w:sz w:val="40"/>
          <w:szCs w:val="40"/>
        </w:rPr>
        <w:t> </w:t>
      </w:r>
    </w:p>
    <w:p w14:paraId="7C372AA1" w14:textId="77777777" w:rsidR="00007FDE" w:rsidRPr="0095547A" w:rsidRDefault="00007FDE" w:rsidP="00637D3F">
      <w:pPr>
        <w:pStyle w:val="paragraph"/>
        <w:spacing w:before="0" w:beforeAutospacing="0" w:after="240" w:afterAutospacing="0" w:line="360" w:lineRule="auto"/>
        <w:textAlignment w:val="baseline"/>
        <w:rPr>
          <w:sz w:val="18"/>
          <w:szCs w:val="18"/>
        </w:rPr>
      </w:pPr>
      <w:r w:rsidRPr="0095547A">
        <w:rPr>
          <w:rStyle w:val="normaltextrun"/>
          <w:rFonts w:eastAsiaTheme="majorEastAsia"/>
          <w:color w:val="000000"/>
          <w:sz w:val="22"/>
          <w:szCs w:val="22"/>
        </w:rPr>
        <w:t>(Detail each author’s specific involvement in a manuscript, such as designing the analysis, contributing or collecting the data, performing the analysis or writing the manuscript, to increase the transparency of contributions.)</w:t>
      </w:r>
      <w:r w:rsidRPr="0095547A">
        <w:rPr>
          <w:rStyle w:val="eop"/>
          <w:rFonts w:eastAsiaTheme="majorEastAsia"/>
          <w:color w:val="000000"/>
          <w:sz w:val="22"/>
          <w:szCs w:val="22"/>
        </w:rPr>
        <w:t> </w:t>
      </w:r>
    </w:p>
    <w:p w14:paraId="6B6B6BD4" w14:textId="77777777" w:rsidR="00007FDE"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t>Conflicts of interest</w:t>
      </w:r>
      <w:r w:rsidRPr="0095547A">
        <w:rPr>
          <w:rStyle w:val="eop"/>
          <w:rFonts w:eastAsiaTheme="majorEastAsia"/>
          <w:color w:val="0F4761"/>
          <w:sz w:val="40"/>
          <w:szCs w:val="40"/>
        </w:rPr>
        <w:t> </w:t>
      </w:r>
    </w:p>
    <w:p w14:paraId="6C5E7880" w14:textId="76C525AB" w:rsidR="00BA36D1" w:rsidRPr="00EC6CFA" w:rsidRDefault="00007FDE" w:rsidP="00637D3F">
      <w:pPr>
        <w:pStyle w:val="paragraph"/>
        <w:spacing w:before="0" w:beforeAutospacing="0" w:after="240" w:afterAutospacing="0" w:line="360" w:lineRule="auto"/>
        <w:textAlignment w:val="baseline"/>
        <w:rPr>
          <w:rStyle w:val="normaltextrun"/>
          <w:sz w:val="18"/>
          <w:szCs w:val="18"/>
        </w:rPr>
      </w:pPr>
      <w:r w:rsidRPr="0095547A">
        <w:rPr>
          <w:rStyle w:val="normaltextrun"/>
          <w:rFonts w:eastAsiaTheme="majorEastAsia"/>
          <w:color w:val="000000"/>
          <w:sz w:val="22"/>
          <w:szCs w:val="22"/>
        </w:rPr>
        <w:t>There is no conflict of interest in this project.</w:t>
      </w:r>
      <w:r w:rsidR="00BA36D1" w:rsidRPr="0095547A">
        <w:rPr>
          <w:rStyle w:val="normaltextrun"/>
          <w:rFonts w:eastAsiaTheme="majorEastAsia"/>
          <w:color w:val="0F4761"/>
          <w:sz w:val="40"/>
          <w:szCs w:val="40"/>
        </w:rPr>
        <w:br w:type="page"/>
      </w:r>
    </w:p>
    <w:p w14:paraId="5B6F2FBA" w14:textId="13019602" w:rsidR="00A4660F" w:rsidRPr="0095547A" w:rsidRDefault="00007FDE" w:rsidP="00637D3F">
      <w:pPr>
        <w:pStyle w:val="paragraph"/>
        <w:spacing w:before="0" w:beforeAutospacing="0" w:after="240" w:afterAutospacing="0" w:line="360" w:lineRule="auto"/>
        <w:textAlignment w:val="baseline"/>
        <w:rPr>
          <w:color w:val="0F4761"/>
          <w:sz w:val="18"/>
          <w:szCs w:val="18"/>
        </w:rPr>
      </w:pPr>
      <w:r w:rsidRPr="0095547A">
        <w:rPr>
          <w:rStyle w:val="normaltextrun"/>
          <w:rFonts w:eastAsiaTheme="majorEastAsia"/>
          <w:color w:val="0F4761"/>
          <w:sz w:val="40"/>
          <w:szCs w:val="40"/>
        </w:rPr>
        <w:lastRenderedPageBreak/>
        <w:t>References</w:t>
      </w:r>
      <w:r w:rsidRPr="0095547A">
        <w:rPr>
          <w:rStyle w:val="eop"/>
          <w:rFonts w:eastAsiaTheme="majorEastAsia"/>
          <w:color w:val="0F4761"/>
          <w:sz w:val="40"/>
          <w:szCs w:val="40"/>
        </w:rPr>
        <w:t> </w:t>
      </w:r>
    </w:p>
    <w:sdt>
      <w:sdtPr>
        <w:tag w:val="EndNote.ReferenceList"/>
        <w:id w:val="-1021316140"/>
        <w:placeholder>
          <w:docPart w:val="DefaultPlaceholder_-1854013440"/>
        </w:placeholder>
      </w:sdtPr>
      <w:sdtContent>
        <w:p w14:paraId="0B31702B" w14:textId="41291ED3" w:rsidR="00162136" w:rsidRPr="00162136" w:rsidRDefault="00162136" w:rsidP="00162136">
          <w:pPr>
            <w:pStyle w:val="EndNoteBibliography"/>
            <w:spacing w:after="0"/>
            <w:ind w:left="720" w:hanging="720"/>
            <w:rPr>
              <w:noProof/>
            </w:rPr>
          </w:pPr>
          <w:r w:rsidRPr="00162136">
            <w:rPr>
              <w:noProof/>
            </w:rPr>
            <w:t>1.</w:t>
          </w:r>
          <w:r w:rsidRPr="00162136">
            <w:rPr>
              <w:noProof/>
            </w:rPr>
            <w:tab/>
            <w:t xml:space="preserve">Wu G, Yang P, Xie Y, et al. Development of a clinical decision support system for severity risk prediction and triage of COVID-19 patients at hospital admission: an international multicentre study. </w:t>
          </w:r>
          <w:r w:rsidRPr="00162136">
            <w:rPr>
              <w:i/>
              <w:noProof/>
            </w:rPr>
            <w:t xml:space="preserve">Eur Respir J. </w:t>
          </w:r>
          <w:r w:rsidRPr="00162136">
            <w:rPr>
              <w:noProof/>
            </w:rPr>
            <w:t>2020;56(2).</w:t>
          </w:r>
        </w:p>
        <w:p w14:paraId="25753EA8" w14:textId="77777777" w:rsidR="00162136" w:rsidRPr="00162136" w:rsidRDefault="00162136" w:rsidP="00162136">
          <w:pPr>
            <w:pStyle w:val="EndNoteBibliography"/>
            <w:spacing w:after="0"/>
            <w:ind w:left="720" w:hanging="720"/>
            <w:rPr>
              <w:noProof/>
            </w:rPr>
          </w:pPr>
          <w:r w:rsidRPr="00162136">
            <w:rPr>
              <w:noProof/>
            </w:rPr>
            <w:t>2.</w:t>
          </w:r>
          <w:r w:rsidRPr="00162136">
            <w:rPr>
              <w:noProof/>
            </w:rPr>
            <w:tab/>
            <w:t xml:space="preserve">McHugh M, Tanabe P, McClelland M, Khare RK. More patients are triaged using the Emergency Severity Index than any other triage acuity system in the United States. </w:t>
          </w:r>
          <w:r w:rsidRPr="00162136">
            <w:rPr>
              <w:i/>
              <w:noProof/>
            </w:rPr>
            <w:t xml:space="preserve">Acad Emerg Med. </w:t>
          </w:r>
          <w:r w:rsidRPr="00162136">
            <w:rPr>
              <w:noProof/>
            </w:rPr>
            <w:t>2012;19(1):106-109.</w:t>
          </w:r>
        </w:p>
        <w:p w14:paraId="73A3EF0A" w14:textId="77777777" w:rsidR="00162136" w:rsidRPr="00162136" w:rsidRDefault="00162136" w:rsidP="00162136">
          <w:pPr>
            <w:pStyle w:val="EndNoteBibliography"/>
            <w:spacing w:after="0"/>
            <w:ind w:left="720" w:hanging="720"/>
            <w:rPr>
              <w:noProof/>
            </w:rPr>
          </w:pPr>
          <w:r w:rsidRPr="00162136">
            <w:rPr>
              <w:noProof/>
            </w:rPr>
            <w:t>3.</w:t>
          </w:r>
          <w:r w:rsidRPr="00162136">
            <w:rPr>
              <w:noProof/>
            </w:rPr>
            <w:tab/>
            <w:t xml:space="preserve">Hinson JS, Martinez DA, Schmitz PSK, et al. Accuracy of emergency department triage using the Emergency Severity Index and independent predictors of under-triage and over-triage in Brazil: a retrospective cohort analysis. </w:t>
          </w:r>
          <w:r w:rsidRPr="00162136">
            <w:rPr>
              <w:i/>
              <w:noProof/>
            </w:rPr>
            <w:t xml:space="preserve">Int J Emerg Med. </w:t>
          </w:r>
          <w:r w:rsidRPr="00162136">
            <w:rPr>
              <w:noProof/>
            </w:rPr>
            <w:t>2018;11(1):3.</w:t>
          </w:r>
        </w:p>
        <w:p w14:paraId="786D0C2D" w14:textId="77777777" w:rsidR="00162136" w:rsidRPr="00162136" w:rsidRDefault="00162136" w:rsidP="00162136">
          <w:pPr>
            <w:pStyle w:val="EndNoteBibliography"/>
            <w:spacing w:after="0"/>
            <w:ind w:left="720" w:hanging="720"/>
            <w:rPr>
              <w:noProof/>
            </w:rPr>
          </w:pPr>
          <w:r w:rsidRPr="00162136">
            <w:rPr>
              <w:noProof/>
            </w:rPr>
            <w:t>4.</w:t>
          </w:r>
          <w:r w:rsidRPr="00162136">
            <w:rPr>
              <w:noProof/>
            </w:rPr>
            <w:tab/>
            <w:t xml:space="preserve">Almeida JI, Wakefield T, Kabnick LS, Onyeachom UN, Lal BK. Use of the Clinical, Etiologic, Anatomic, and Pathophysiologic classification and Venous Clinical Severity Score to establish a treatment plan for chronic venous disorders. </w:t>
          </w:r>
          <w:r w:rsidRPr="00162136">
            <w:rPr>
              <w:i/>
              <w:noProof/>
            </w:rPr>
            <w:t xml:space="preserve">J Vasc Surg Venous Lymphat Disord. </w:t>
          </w:r>
          <w:r w:rsidRPr="00162136">
            <w:rPr>
              <w:noProof/>
            </w:rPr>
            <w:t>2015;3(4):456-460.</w:t>
          </w:r>
        </w:p>
        <w:p w14:paraId="475F9E15" w14:textId="77777777" w:rsidR="00162136" w:rsidRPr="00162136" w:rsidRDefault="00162136" w:rsidP="00162136">
          <w:pPr>
            <w:pStyle w:val="EndNoteBibliography"/>
            <w:spacing w:after="0"/>
            <w:ind w:left="720" w:hanging="720"/>
            <w:rPr>
              <w:noProof/>
            </w:rPr>
          </w:pPr>
          <w:r w:rsidRPr="00162136">
            <w:rPr>
              <w:noProof/>
            </w:rPr>
            <w:t>5.</w:t>
          </w:r>
          <w:r w:rsidRPr="00162136">
            <w:rPr>
              <w:noProof/>
            </w:rPr>
            <w:tab/>
            <w:t xml:space="preserve">Tulloch JF, Lenz BE, Phillips C. Surgical versus orthodontic correction for Class II patients: age and severity in treatment planning and treatment outcome. </w:t>
          </w:r>
          <w:r w:rsidRPr="00162136">
            <w:rPr>
              <w:i/>
              <w:noProof/>
            </w:rPr>
            <w:t xml:space="preserve">Semin Orthod. </w:t>
          </w:r>
          <w:r w:rsidRPr="00162136">
            <w:rPr>
              <w:noProof/>
            </w:rPr>
            <w:t>1999;5(4):231-240.</w:t>
          </w:r>
        </w:p>
        <w:p w14:paraId="56CB70A1" w14:textId="77777777" w:rsidR="00162136" w:rsidRPr="00162136" w:rsidRDefault="00162136" w:rsidP="00162136">
          <w:pPr>
            <w:pStyle w:val="EndNoteBibliography"/>
            <w:spacing w:after="0"/>
            <w:ind w:left="720" w:hanging="720"/>
            <w:rPr>
              <w:noProof/>
            </w:rPr>
          </w:pPr>
          <w:r w:rsidRPr="00162136">
            <w:rPr>
              <w:noProof/>
            </w:rPr>
            <w:t>6.</w:t>
          </w:r>
          <w:r w:rsidRPr="00162136">
            <w:rPr>
              <w:noProof/>
            </w:rPr>
            <w:tab/>
            <w:t xml:space="preserve">International Working Group for Treatment Optimization in MS. Treatment optimization in multiple sclerosis: report of an international consensus meeting. </w:t>
          </w:r>
          <w:r w:rsidRPr="00162136">
            <w:rPr>
              <w:i/>
              <w:noProof/>
            </w:rPr>
            <w:t xml:space="preserve">Eur J Neurol. </w:t>
          </w:r>
          <w:r w:rsidRPr="00162136">
            <w:rPr>
              <w:noProof/>
            </w:rPr>
            <w:t>2004;11(1):43-47.</w:t>
          </w:r>
        </w:p>
        <w:p w14:paraId="5E902D59" w14:textId="77777777" w:rsidR="00162136" w:rsidRPr="00162136" w:rsidRDefault="00162136" w:rsidP="00162136">
          <w:pPr>
            <w:pStyle w:val="EndNoteBibliography"/>
            <w:spacing w:after="0"/>
            <w:ind w:left="720" w:hanging="720"/>
            <w:rPr>
              <w:noProof/>
            </w:rPr>
          </w:pPr>
          <w:r w:rsidRPr="00162136">
            <w:rPr>
              <w:noProof/>
            </w:rPr>
            <w:t>7.</w:t>
          </w:r>
          <w:r w:rsidRPr="00162136">
            <w:rPr>
              <w:noProof/>
            </w:rPr>
            <w:tab/>
            <w:t xml:space="preserve">Siegel CA, Whitman CB, Spiegel BMR, et al. Development of an index to define overall disease severity in IBD. </w:t>
          </w:r>
          <w:r w:rsidRPr="00162136">
            <w:rPr>
              <w:i/>
              <w:noProof/>
            </w:rPr>
            <w:t xml:space="preserve">Gut. </w:t>
          </w:r>
          <w:r w:rsidRPr="00162136">
            <w:rPr>
              <w:noProof/>
            </w:rPr>
            <w:t>2018;67(2):244-254.</w:t>
          </w:r>
        </w:p>
        <w:p w14:paraId="256EC490" w14:textId="77777777" w:rsidR="00162136" w:rsidRPr="00162136" w:rsidRDefault="00162136" w:rsidP="00162136">
          <w:pPr>
            <w:pStyle w:val="EndNoteBibliography"/>
            <w:spacing w:after="0"/>
            <w:ind w:left="720" w:hanging="720"/>
            <w:rPr>
              <w:noProof/>
            </w:rPr>
          </w:pPr>
          <w:r w:rsidRPr="00162136">
            <w:rPr>
              <w:noProof/>
            </w:rPr>
            <w:t>8.</w:t>
          </w:r>
          <w:r w:rsidRPr="00162136">
            <w:rPr>
              <w:noProof/>
            </w:rPr>
            <w:tab/>
            <w:t xml:space="preserve">Franken M, Stolk E, Scharringhausen T, de Boer A, Koopmanschap M. A comparative study of the role of disease severity in drug reimbursement decision making in four European countries. </w:t>
          </w:r>
          <w:r w:rsidRPr="00162136">
            <w:rPr>
              <w:i/>
              <w:noProof/>
            </w:rPr>
            <w:t xml:space="preserve">Health Policy. </w:t>
          </w:r>
          <w:r w:rsidRPr="00162136">
            <w:rPr>
              <w:noProof/>
            </w:rPr>
            <w:t>2015;119(2):195-202.</w:t>
          </w:r>
        </w:p>
        <w:p w14:paraId="2A51B426" w14:textId="77777777" w:rsidR="00162136" w:rsidRPr="00162136" w:rsidRDefault="00162136" w:rsidP="00162136">
          <w:pPr>
            <w:pStyle w:val="EndNoteBibliography"/>
            <w:spacing w:after="0"/>
            <w:ind w:left="720" w:hanging="720"/>
            <w:rPr>
              <w:noProof/>
            </w:rPr>
          </w:pPr>
          <w:r w:rsidRPr="00162136">
            <w:rPr>
              <w:noProof/>
            </w:rPr>
            <w:t>9.</w:t>
          </w:r>
          <w:r w:rsidRPr="00162136">
            <w:rPr>
              <w:noProof/>
            </w:rPr>
            <w:tab/>
            <w:t xml:space="preserve">Svensson M, Nilsson FO, Arnberg K. Reimbursement Decisions for Pharmaceuticals in Sweden: The Impact of Disease Severity and Cost Effectiveness. </w:t>
          </w:r>
          <w:r w:rsidRPr="00162136">
            <w:rPr>
              <w:i/>
              <w:noProof/>
            </w:rPr>
            <w:t xml:space="preserve">Pharmacoeconomics. </w:t>
          </w:r>
          <w:r w:rsidRPr="00162136">
            <w:rPr>
              <w:noProof/>
            </w:rPr>
            <w:t>2015;33(11):1229-1236.</w:t>
          </w:r>
        </w:p>
        <w:p w14:paraId="2803D58D" w14:textId="77777777" w:rsidR="00162136" w:rsidRPr="00162136" w:rsidRDefault="00162136" w:rsidP="00162136">
          <w:pPr>
            <w:pStyle w:val="EndNoteBibliography"/>
            <w:spacing w:after="0"/>
            <w:ind w:left="720" w:hanging="720"/>
            <w:rPr>
              <w:noProof/>
            </w:rPr>
          </w:pPr>
          <w:r w:rsidRPr="00162136">
            <w:rPr>
              <w:noProof/>
            </w:rPr>
            <w:t>10.</w:t>
          </w:r>
          <w:r w:rsidRPr="00162136">
            <w:rPr>
              <w:noProof/>
            </w:rPr>
            <w:tab/>
            <w:t xml:space="preserve">Raman G, Ashraf B, Demir YK, et al. Machine learning prediction for COVID-19 disease severity at hospital admission. </w:t>
          </w:r>
          <w:r w:rsidRPr="00162136">
            <w:rPr>
              <w:i/>
              <w:noProof/>
            </w:rPr>
            <w:t xml:space="preserve">BMC Med Inform Decis Mak. </w:t>
          </w:r>
          <w:r w:rsidRPr="00162136">
            <w:rPr>
              <w:noProof/>
            </w:rPr>
            <w:t>2023;23(1):46.</w:t>
          </w:r>
        </w:p>
        <w:p w14:paraId="26A71403" w14:textId="77777777" w:rsidR="00162136" w:rsidRPr="00162136" w:rsidRDefault="00162136" w:rsidP="00162136">
          <w:pPr>
            <w:pStyle w:val="EndNoteBibliography"/>
            <w:spacing w:after="0"/>
            <w:ind w:left="720" w:hanging="720"/>
            <w:rPr>
              <w:noProof/>
            </w:rPr>
          </w:pPr>
          <w:r w:rsidRPr="00162136">
            <w:rPr>
              <w:noProof/>
            </w:rPr>
            <w:t>11.</w:t>
          </w:r>
          <w:r w:rsidRPr="00162136">
            <w:rPr>
              <w:noProof/>
            </w:rPr>
            <w:tab/>
            <w:t xml:space="preserve">Chappidi S, Belue MJ, Harmon SA, et al. From manual clinical criteria to machine learning algorithms: Comparing outcome endpoints derived from diverse electronic health record data modalities. </w:t>
          </w:r>
          <w:r w:rsidRPr="00162136">
            <w:rPr>
              <w:i/>
              <w:noProof/>
            </w:rPr>
            <w:t xml:space="preserve">PLOS Digit Health. </w:t>
          </w:r>
          <w:r w:rsidRPr="00162136">
            <w:rPr>
              <w:noProof/>
            </w:rPr>
            <w:t>2025;4(5):e0000755.</w:t>
          </w:r>
        </w:p>
        <w:p w14:paraId="04CD2854" w14:textId="77777777" w:rsidR="00162136" w:rsidRPr="00162136" w:rsidRDefault="00162136" w:rsidP="00162136">
          <w:pPr>
            <w:pStyle w:val="EndNoteBibliography"/>
            <w:spacing w:after="0"/>
            <w:ind w:left="720" w:hanging="720"/>
            <w:rPr>
              <w:noProof/>
            </w:rPr>
          </w:pPr>
          <w:r w:rsidRPr="00162136">
            <w:rPr>
              <w:noProof/>
            </w:rPr>
            <w:t>12.</w:t>
          </w:r>
          <w:r w:rsidRPr="00162136">
            <w:rPr>
              <w:noProof/>
            </w:rPr>
            <w:tab/>
            <w:t xml:space="preserve">Hou J, Chan SF, Wang X, Cai T. Risk prediction with imperfect survival outcome information from electronic health records. </w:t>
          </w:r>
          <w:r w:rsidRPr="00162136">
            <w:rPr>
              <w:i/>
              <w:noProof/>
            </w:rPr>
            <w:t xml:space="preserve">Biometrics. </w:t>
          </w:r>
          <w:r w:rsidRPr="00162136">
            <w:rPr>
              <w:noProof/>
            </w:rPr>
            <w:t>2023;79(1):190-202.</w:t>
          </w:r>
        </w:p>
        <w:p w14:paraId="6349FC8F" w14:textId="77777777" w:rsidR="00162136" w:rsidRPr="00162136" w:rsidRDefault="00162136" w:rsidP="00162136">
          <w:pPr>
            <w:pStyle w:val="EndNoteBibliography"/>
            <w:spacing w:after="0"/>
            <w:ind w:left="720" w:hanging="720"/>
            <w:rPr>
              <w:noProof/>
            </w:rPr>
          </w:pPr>
          <w:r w:rsidRPr="00162136">
            <w:rPr>
              <w:noProof/>
            </w:rPr>
            <w:t>13.</w:t>
          </w:r>
          <w:r w:rsidRPr="00162136">
            <w:rPr>
              <w:noProof/>
            </w:rPr>
            <w:tab/>
            <w:t xml:space="preserve">Vollmer S, Mateen BA, Bohner G, et al. Machine learning and artificial intelligence research for patient benefit: 20 critical questions on transparency, replicability, ethics, and effectiveness. </w:t>
          </w:r>
          <w:r w:rsidRPr="00162136">
            <w:rPr>
              <w:i/>
              <w:noProof/>
            </w:rPr>
            <w:t xml:space="preserve">BMJ. </w:t>
          </w:r>
          <w:r w:rsidRPr="00162136">
            <w:rPr>
              <w:noProof/>
            </w:rPr>
            <w:t>2020;368:l6927.</w:t>
          </w:r>
        </w:p>
        <w:p w14:paraId="125F41B2" w14:textId="77777777" w:rsidR="00162136" w:rsidRPr="00162136" w:rsidRDefault="00162136" w:rsidP="00162136">
          <w:pPr>
            <w:pStyle w:val="EndNoteBibliography"/>
            <w:spacing w:after="0"/>
            <w:ind w:left="720" w:hanging="720"/>
            <w:rPr>
              <w:noProof/>
            </w:rPr>
          </w:pPr>
          <w:r w:rsidRPr="00162136">
            <w:rPr>
              <w:noProof/>
            </w:rPr>
            <w:t>14.</w:t>
          </w:r>
          <w:r w:rsidRPr="00162136">
            <w:rPr>
              <w:noProof/>
            </w:rPr>
            <w:tab/>
            <w:t xml:space="preserve">Schriml LM, Mitraka E. The Disease Ontology: fostering interoperability between biological and clinical human disease-related data. </w:t>
          </w:r>
          <w:r w:rsidRPr="00162136">
            <w:rPr>
              <w:i/>
              <w:noProof/>
            </w:rPr>
            <w:t xml:space="preserve">Mamm Genome. </w:t>
          </w:r>
          <w:r w:rsidRPr="00162136">
            <w:rPr>
              <w:noProof/>
            </w:rPr>
            <w:t>2015;26(9-10):584-589.</w:t>
          </w:r>
        </w:p>
        <w:p w14:paraId="115B4940" w14:textId="77777777" w:rsidR="00162136" w:rsidRPr="00162136" w:rsidRDefault="00162136" w:rsidP="00162136">
          <w:pPr>
            <w:pStyle w:val="EndNoteBibliography"/>
            <w:spacing w:after="0"/>
            <w:ind w:left="720" w:hanging="720"/>
            <w:rPr>
              <w:noProof/>
            </w:rPr>
          </w:pPr>
          <w:r w:rsidRPr="00162136">
            <w:rPr>
              <w:noProof/>
            </w:rPr>
            <w:t>15.</w:t>
          </w:r>
          <w:r w:rsidRPr="00162136">
            <w:rPr>
              <w:noProof/>
            </w:rPr>
            <w:tab/>
            <w:t xml:space="preserve">Musen MA, Noy NF, Shah NH, et al. The National Center for Biomedical Ontology. </w:t>
          </w:r>
          <w:r w:rsidRPr="00162136">
            <w:rPr>
              <w:i/>
              <w:noProof/>
            </w:rPr>
            <w:t xml:space="preserve">J Am Med Inform Assoc. </w:t>
          </w:r>
          <w:r w:rsidRPr="00162136">
            <w:rPr>
              <w:noProof/>
            </w:rPr>
            <w:t>2012;19(2):190-195.</w:t>
          </w:r>
        </w:p>
        <w:p w14:paraId="3EE5D772" w14:textId="77777777" w:rsidR="00162136" w:rsidRPr="00162136" w:rsidRDefault="00162136" w:rsidP="00162136">
          <w:pPr>
            <w:pStyle w:val="EndNoteBibliography"/>
            <w:spacing w:after="0"/>
            <w:ind w:left="720" w:hanging="720"/>
            <w:rPr>
              <w:noProof/>
            </w:rPr>
          </w:pPr>
          <w:r w:rsidRPr="00162136">
            <w:rPr>
              <w:noProof/>
            </w:rPr>
            <w:t>16.</w:t>
          </w:r>
          <w:r w:rsidRPr="00162136">
            <w:rPr>
              <w:noProof/>
            </w:rPr>
            <w:tab/>
            <w:t xml:space="preserve">Schriml LM, Munro JB, Schor M, et al. The Human Disease Ontology 2022 update. </w:t>
          </w:r>
          <w:r w:rsidRPr="00162136">
            <w:rPr>
              <w:i/>
              <w:noProof/>
            </w:rPr>
            <w:t xml:space="preserve">Nucleic Acids Res. </w:t>
          </w:r>
          <w:r w:rsidRPr="00162136">
            <w:rPr>
              <w:noProof/>
            </w:rPr>
            <w:t>2022;50(D1):D1255-D1261.</w:t>
          </w:r>
        </w:p>
        <w:p w14:paraId="5F036F6B" w14:textId="77777777" w:rsidR="00162136" w:rsidRPr="00162136" w:rsidRDefault="00162136" w:rsidP="00162136">
          <w:pPr>
            <w:pStyle w:val="EndNoteBibliography"/>
            <w:spacing w:after="0"/>
            <w:ind w:left="720" w:hanging="720"/>
            <w:rPr>
              <w:noProof/>
            </w:rPr>
          </w:pPr>
          <w:r w:rsidRPr="00162136">
            <w:rPr>
              <w:noProof/>
            </w:rPr>
            <w:lastRenderedPageBreak/>
            <w:t>17.</w:t>
          </w:r>
          <w:r w:rsidRPr="00162136">
            <w:rPr>
              <w:noProof/>
            </w:rPr>
            <w:tab/>
            <w:t xml:space="preserve">Hripcsak G, Albers DJ. Next-generation phenotyping of electronic health records. </w:t>
          </w:r>
          <w:r w:rsidRPr="00162136">
            <w:rPr>
              <w:i/>
              <w:noProof/>
            </w:rPr>
            <w:t xml:space="preserve">J Am Med Inform Assoc. </w:t>
          </w:r>
          <w:r w:rsidRPr="00162136">
            <w:rPr>
              <w:noProof/>
            </w:rPr>
            <w:t>2013;20(1):117-121.</w:t>
          </w:r>
        </w:p>
        <w:p w14:paraId="0DEFCFCB" w14:textId="77777777" w:rsidR="00162136" w:rsidRPr="00162136" w:rsidRDefault="00162136" w:rsidP="00162136">
          <w:pPr>
            <w:pStyle w:val="EndNoteBibliography"/>
            <w:spacing w:after="0"/>
            <w:ind w:left="720" w:hanging="720"/>
            <w:rPr>
              <w:noProof/>
            </w:rPr>
          </w:pPr>
          <w:r w:rsidRPr="00162136">
            <w:rPr>
              <w:noProof/>
            </w:rPr>
            <w:t>18.</w:t>
          </w:r>
          <w:r w:rsidRPr="00162136">
            <w:rPr>
              <w:noProof/>
            </w:rPr>
            <w:tab/>
            <w:t xml:space="preserve">Smith B, Ashburner M, Rosse C, et al. The OBO Foundry: coordinated evolution of ontologies to support biomedical data integration. </w:t>
          </w:r>
          <w:r w:rsidRPr="00162136">
            <w:rPr>
              <w:i/>
              <w:noProof/>
            </w:rPr>
            <w:t xml:space="preserve">Nat Biotechnol. </w:t>
          </w:r>
          <w:r w:rsidRPr="00162136">
            <w:rPr>
              <w:noProof/>
            </w:rPr>
            <w:t>2007;25(11):1251-1255.</w:t>
          </w:r>
        </w:p>
        <w:p w14:paraId="4369B0A8" w14:textId="35380176" w:rsidR="00162136" w:rsidRPr="00162136" w:rsidRDefault="00162136" w:rsidP="00162136">
          <w:pPr>
            <w:pStyle w:val="EndNoteBibliography"/>
            <w:spacing w:after="0"/>
            <w:ind w:left="720" w:hanging="720"/>
            <w:rPr>
              <w:noProof/>
            </w:rPr>
          </w:pPr>
          <w:r w:rsidRPr="00162136">
            <w:rPr>
              <w:noProof/>
            </w:rPr>
            <w:t>19.</w:t>
          </w:r>
          <w:r w:rsidRPr="00162136">
            <w:rPr>
              <w:noProof/>
            </w:rPr>
            <w:tab/>
            <w:t xml:space="preserve">Organization WH. International Classification of Functioning, Disability and Health (ICF).  </w:t>
          </w:r>
          <w:hyperlink r:id="rId9" w:history="1">
            <w:r w:rsidRPr="00162136">
              <w:rPr>
                <w:rStyle w:val="Hyperlink"/>
                <w:noProof/>
              </w:rPr>
              <w:t>https://www.who.int/standards/classifications/international-classification-of-functioning-disability-and-health</w:t>
            </w:r>
          </w:hyperlink>
          <w:r w:rsidRPr="00162136">
            <w:rPr>
              <w:noProof/>
            </w:rPr>
            <w:t>. Accessed March 12, 2026.</w:t>
          </w:r>
        </w:p>
        <w:p w14:paraId="049E3012" w14:textId="77777777" w:rsidR="00162136" w:rsidRPr="00162136" w:rsidRDefault="00162136" w:rsidP="00162136">
          <w:pPr>
            <w:pStyle w:val="EndNoteBibliography"/>
            <w:spacing w:after="0"/>
            <w:ind w:left="720" w:hanging="720"/>
            <w:rPr>
              <w:noProof/>
            </w:rPr>
          </w:pPr>
          <w:r w:rsidRPr="00162136">
            <w:rPr>
              <w:noProof/>
            </w:rPr>
            <w:t>20.</w:t>
          </w:r>
          <w:r w:rsidRPr="00162136">
            <w:rPr>
              <w:noProof/>
            </w:rPr>
            <w:tab/>
            <w:t xml:space="preserve">Guerin PJ, McLean ARD, Rashan S, et al. Definitions matter: Heterogeneity of COVID-19 disease severity criteria and incomplete reporting compromise meta-analysis. </w:t>
          </w:r>
          <w:r w:rsidRPr="00162136">
            <w:rPr>
              <w:i/>
              <w:noProof/>
            </w:rPr>
            <w:t xml:space="preserve">PLOS Glob Public Health. </w:t>
          </w:r>
          <w:r w:rsidRPr="00162136">
            <w:rPr>
              <w:noProof/>
            </w:rPr>
            <w:t>2022;2(7):e0000561.</w:t>
          </w:r>
        </w:p>
        <w:p w14:paraId="7159358A" w14:textId="77777777" w:rsidR="00162136" w:rsidRPr="00162136" w:rsidRDefault="00162136" w:rsidP="00162136">
          <w:pPr>
            <w:pStyle w:val="EndNoteBibliography"/>
            <w:spacing w:after="0"/>
            <w:ind w:left="720" w:hanging="720"/>
            <w:rPr>
              <w:noProof/>
            </w:rPr>
          </w:pPr>
          <w:r w:rsidRPr="00162136">
            <w:rPr>
              <w:noProof/>
            </w:rPr>
            <w:t>21.</w:t>
          </w:r>
          <w:r w:rsidRPr="00162136">
            <w:rPr>
              <w:noProof/>
            </w:rPr>
            <w:tab/>
            <w:t xml:space="preserve">Finlayson TL, Moyer CA, Sonnad SS. Assessing symptoms, disease severity, and quality of life in the clinical context: a theoretical framework. </w:t>
          </w:r>
          <w:r w:rsidRPr="00162136">
            <w:rPr>
              <w:i/>
              <w:noProof/>
            </w:rPr>
            <w:t xml:space="preserve">Am J Manag Care. </w:t>
          </w:r>
          <w:r w:rsidRPr="00162136">
            <w:rPr>
              <w:noProof/>
            </w:rPr>
            <w:t>2004;10(5):336-344.</w:t>
          </w:r>
        </w:p>
        <w:p w14:paraId="21D6C06A" w14:textId="77777777" w:rsidR="00162136" w:rsidRPr="00162136" w:rsidRDefault="00162136" w:rsidP="00162136">
          <w:pPr>
            <w:pStyle w:val="EndNoteBibliography"/>
            <w:spacing w:after="0"/>
            <w:ind w:left="720" w:hanging="720"/>
            <w:rPr>
              <w:noProof/>
            </w:rPr>
          </w:pPr>
          <w:r w:rsidRPr="00162136">
            <w:rPr>
              <w:noProof/>
            </w:rPr>
            <w:t>22.</w:t>
          </w:r>
          <w:r w:rsidRPr="00162136">
            <w:rPr>
              <w:noProof/>
            </w:rPr>
            <w:tab/>
            <w:t xml:space="preserve">Liang MH. Translating outcomes measurement in experimental therapeutics of systemic rheumatic disease to patient care. </w:t>
          </w:r>
          <w:r w:rsidRPr="00162136">
            <w:rPr>
              <w:i/>
              <w:noProof/>
            </w:rPr>
            <w:t xml:space="preserve">Rheum Dis Clin North Am. </w:t>
          </w:r>
          <w:r w:rsidRPr="00162136">
            <w:rPr>
              <w:noProof/>
            </w:rPr>
            <w:t>2006;32(1):1-8, vii.</w:t>
          </w:r>
        </w:p>
        <w:p w14:paraId="696AF67C" w14:textId="77777777" w:rsidR="00162136" w:rsidRPr="00162136" w:rsidRDefault="00162136" w:rsidP="00162136">
          <w:pPr>
            <w:pStyle w:val="EndNoteBibliography"/>
            <w:spacing w:after="0"/>
            <w:ind w:left="720" w:hanging="720"/>
            <w:rPr>
              <w:noProof/>
            </w:rPr>
          </w:pPr>
          <w:r w:rsidRPr="00162136">
            <w:rPr>
              <w:noProof/>
            </w:rPr>
            <w:t>23.</w:t>
          </w:r>
          <w:r w:rsidRPr="00162136">
            <w:rPr>
              <w:noProof/>
            </w:rPr>
            <w:tab/>
            <w:t xml:space="preserve">Medsger TA, Jr., Bombardieri S, Czirjak L, Scorza R, Della Rossa A, Bencivelli W. Assessment of disease severity and prognosis. </w:t>
          </w:r>
          <w:r w:rsidRPr="00162136">
            <w:rPr>
              <w:i/>
              <w:noProof/>
            </w:rPr>
            <w:t xml:space="preserve">Clin Exp Rheumatol. </w:t>
          </w:r>
          <w:r w:rsidRPr="00162136">
            <w:rPr>
              <w:noProof/>
            </w:rPr>
            <w:t>2003;21(3 Suppl 29):S42-46.</w:t>
          </w:r>
        </w:p>
        <w:p w14:paraId="7F652ACF" w14:textId="77777777" w:rsidR="00162136" w:rsidRPr="00162136" w:rsidRDefault="00162136" w:rsidP="00162136">
          <w:pPr>
            <w:pStyle w:val="EndNoteBibliography"/>
            <w:spacing w:after="0"/>
            <w:ind w:left="720" w:hanging="720"/>
            <w:rPr>
              <w:noProof/>
            </w:rPr>
          </w:pPr>
          <w:r w:rsidRPr="00162136">
            <w:rPr>
              <w:noProof/>
            </w:rPr>
            <w:t>24.</w:t>
          </w:r>
          <w:r w:rsidRPr="00162136">
            <w:rPr>
              <w:noProof/>
            </w:rPr>
            <w:tab/>
            <w:t xml:space="preserve">Van Goethem N, Serrien B, Vandromme M, et al. Conceptual causal framework to assess the effect of SARS-CoV-2 variants on COVID-19 disease severity among hospitalized patients. </w:t>
          </w:r>
          <w:r w:rsidRPr="00162136">
            <w:rPr>
              <w:i/>
              <w:noProof/>
            </w:rPr>
            <w:t xml:space="preserve">Arch Public Health. </w:t>
          </w:r>
          <w:r w:rsidRPr="00162136">
            <w:rPr>
              <w:noProof/>
            </w:rPr>
            <w:t>2021;79(1):185.</w:t>
          </w:r>
        </w:p>
        <w:p w14:paraId="0C906B77" w14:textId="77777777" w:rsidR="00162136" w:rsidRPr="00162136" w:rsidRDefault="00162136" w:rsidP="00162136">
          <w:pPr>
            <w:pStyle w:val="EndNoteBibliography"/>
            <w:spacing w:after="0"/>
            <w:ind w:left="720" w:hanging="720"/>
            <w:rPr>
              <w:noProof/>
            </w:rPr>
          </w:pPr>
          <w:r w:rsidRPr="00162136">
            <w:rPr>
              <w:noProof/>
            </w:rPr>
            <w:t>25.</w:t>
          </w:r>
          <w:r w:rsidRPr="00162136">
            <w:rPr>
              <w:noProof/>
            </w:rPr>
            <w:tab/>
            <w:t xml:space="preserve">Petrov MS, Windsor JA. Conceptual framework for classifying the severity of acute pancreatitis. </w:t>
          </w:r>
          <w:r w:rsidRPr="00162136">
            <w:rPr>
              <w:i/>
              <w:noProof/>
            </w:rPr>
            <w:t xml:space="preserve">Clin Res Hepatol Gastroenterol. </w:t>
          </w:r>
          <w:r w:rsidRPr="00162136">
            <w:rPr>
              <w:noProof/>
            </w:rPr>
            <w:t>2012;36(4):341-344.</w:t>
          </w:r>
        </w:p>
        <w:p w14:paraId="1491C3B2" w14:textId="77777777" w:rsidR="00162136" w:rsidRPr="00162136" w:rsidRDefault="00162136" w:rsidP="00162136">
          <w:pPr>
            <w:pStyle w:val="EndNoteBibliography"/>
            <w:spacing w:after="0"/>
            <w:ind w:left="720" w:hanging="720"/>
            <w:rPr>
              <w:noProof/>
            </w:rPr>
          </w:pPr>
          <w:r w:rsidRPr="00162136">
            <w:rPr>
              <w:noProof/>
            </w:rPr>
            <w:t>26.</w:t>
          </w:r>
          <w:r w:rsidRPr="00162136">
            <w:rPr>
              <w:noProof/>
            </w:rPr>
            <w:tab/>
            <w:t xml:space="preserve">Barnett C, Bril V, Kapral M, Kulkarni A, Davis AM. A conceptual framework for evaluating impairments in myasthenia gravis. </w:t>
          </w:r>
          <w:r w:rsidRPr="00162136">
            <w:rPr>
              <w:i/>
              <w:noProof/>
            </w:rPr>
            <w:t xml:space="preserve">PLoS One. </w:t>
          </w:r>
          <w:r w:rsidRPr="00162136">
            <w:rPr>
              <w:noProof/>
            </w:rPr>
            <w:t>2014;9(5):e98089.</w:t>
          </w:r>
        </w:p>
        <w:p w14:paraId="770A1A9E" w14:textId="77777777" w:rsidR="00162136" w:rsidRPr="00162136" w:rsidRDefault="00162136" w:rsidP="00162136">
          <w:pPr>
            <w:pStyle w:val="EndNoteBibliography"/>
            <w:spacing w:after="0"/>
            <w:ind w:left="720" w:hanging="720"/>
            <w:rPr>
              <w:noProof/>
            </w:rPr>
          </w:pPr>
          <w:r w:rsidRPr="00162136">
            <w:rPr>
              <w:noProof/>
            </w:rPr>
            <w:t>27.</w:t>
          </w:r>
          <w:r w:rsidRPr="00162136">
            <w:rPr>
              <w:noProof/>
            </w:rPr>
            <w:tab/>
            <w:t xml:space="preserve">Choi SW, Victorson DE, Yount S, Anton S, Cella D. Development of a conceptual framework and calibrated item banks to measure patient-reported dyspnea severity and related functional limitations. </w:t>
          </w:r>
          <w:r w:rsidRPr="00162136">
            <w:rPr>
              <w:i/>
              <w:noProof/>
            </w:rPr>
            <w:t xml:space="preserve">Value Health. </w:t>
          </w:r>
          <w:r w:rsidRPr="00162136">
            <w:rPr>
              <w:noProof/>
            </w:rPr>
            <w:t>2011;14(2):291-306.</w:t>
          </w:r>
        </w:p>
        <w:p w14:paraId="3770F4DE" w14:textId="77777777" w:rsidR="00162136" w:rsidRPr="00162136" w:rsidRDefault="00162136" w:rsidP="00162136">
          <w:pPr>
            <w:pStyle w:val="EndNoteBibliography"/>
            <w:spacing w:after="0"/>
            <w:ind w:left="720" w:hanging="720"/>
            <w:rPr>
              <w:noProof/>
            </w:rPr>
          </w:pPr>
          <w:r w:rsidRPr="00162136">
            <w:rPr>
              <w:noProof/>
            </w:rPr>
            <w:t>28.</w:t>
          </w:r>
          <w:r w:rsidRPr="00162136">
            <w:rPr>
              <w:noProof/>
            </w:rPr>
            <w:tab/>
            <w:t xml:space="preserve">Peters MDJ, Marnie C, Tricco AC, et al. Updated methodological guidance for the conduct of scoping reviews. </w:t>
          </w:r>
          <w:r w:rsidRPr="00162136">
            <w:rPr>
              <w:i/>
              <w:noProof/>
            </w:rPr>
            <w:t xml:space="preserve">JBI Evid Implement. </w:t>
          </w:r>
          <w:r w:rsidRPr="00162136">
            <w:rPr>
              <w:noProof/>
            </w:rPr>
            <w:t>2021;19(1):3-10.</w:t>
          </w:r>
        </w:p>
        <w:p w14:paraId="792AD100" w14:textId="77777777" w:rsidR="00162136" w:rsidRPr="00162136" w:rsidRDefault="00162136" w:rsidP="00162136">
          <w:pPr>
            <w:pStyle w:val="EndNoteBibliography"/>
            <w:spacing w:after="0"/>
            <w:ind w:left="720" w:hanging="720"/>
            <w:rPr>
              <w:noProof/>
            </w:rPr>
          </w:pPr>
          <w:r w:rsidRPr="00162136">
            <w:rPr>
              <w:noProof/>
            </w:rPr>
            <w:t>29.</w:t>
          </w:r>
          <w:r w:rsidRPr="00162136">
            <w:rPr>
              <w:noProof/>
            </w:rPr>
            <w:tab/>
            <w:t xml:space="preserve">Tricco AC, Lillie E, Zarin W, et al. PRISMA Extension for Scoping Reviews (PRISMA-ScR): Checklist and Explanation. </w:t>
          </w:r>
          <w:r w:rsidRPr="00162136">
            <w:rPr>
              <w:i/>
              <w:noProof/>
            </w:rPr>
            <w:t xml:space="preserve">Ann Intern Med. </w:t>
          </w:r>
          <w:r w:rsidRPr="00162136">
            <w:rPr>
              <w:noProof/>
            </w:rPr>
            <w:t>2018;169(7):467-473.</w:t>
          </w:r>
        </w:p>
        <w:p w14:paraId="0879CF82" w14:textId="441A5484" w:rsidR="00162136" w:rsidRPr="00162136" w:rsidRDefault="00162136" w:rsidP="00162136">
          <w:pPr>
            <w:pStyle w:val="EndNoteBibliography"/>
            <w:ind w:left="720" w:hanging="720"/>
          </w:pPr>
          <w:r w:rsidRPr="00162136">
            <w:rPr>
              <w:noProof/>
            </w:rPr>
            <w:t>30.</w:t>
          </w:r>
          <w:r w:rsidRPr="00162136">
            <w:rPr>
              <w:noProof/>
            </w:rPr>
            <w:tab/>
            <w:t xml:space="preserve">Braun VC, Victoria. Using thematic analysis in psycholog. </w:t>
          </w:r>
          <w:r w:rsidRPr="00162136">
            <w:rPr>
              <w:i/>
              <w:noProof/>
            </w:rPr>
            <w:t xml:space="preserve">Qualitative Research in Psychology </w:t>
          </w:r>
          <w:r w:rsidRPr="00162136">
            <w:rPr>
              <w:noProof/>
            </w:rPr>
            <w:t>2008;3(2):77-101.</w:t>
          </w:r>
        </w:p>
      </w:sdtContent>
    </w:sdt>
    <w:p w14:paraId="10DE2FAC" w14:textId="7AA0DE37" w:rsidR="009F3CFB" w:rsidRPr="0095547A" w:rsidRDefault="009F3CFB" w:rsidP="00637D3F">
      <w:pPr>
        <w:spacing w:after="240" w:line="360" w:lineRule="auto"/>
      </w:pPr>
    </w:p>
    <w:sectPr w:rsidR="009F3CFB" w:rsidRPr="0095547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arold Lehmann" w:date="2026-03-16T12:42:00Z" w:initials="HL">
    <w:p w14:paraId="227F8DF1" w14:textId="7272400C" w:rsidR="0089056F" w:rsidRDefault="0089056F">
      <w:pPr>
        <w:pStyle w:val="CommentText"/>
      </w:pPr>
      <w:r>
        <w:rPr>
          <w:rStyle w:val="CommentReference"/>
        </w:rPr>
        <w:annotationRef/>
      </w:r>
      <w:r>
        <w:t>Reference? (</w:t>
      </w:r>
      <w:r w:rsidR="00686E59">
        <w:t>get one for a later publication, but not needed for publishing the protocol.)</w:t>
      </w:r>
    </w:p>
  </w:comment>
  <w:comment w:id="4" w:author="Harold Lehmann" w:date="2026-03-16T12:43:00Z" w:initials="HL">
    <w:p w14:paraId="3586DD76" w14:textId="384B3136" w:rsidR="003F26BC" w:rsidRDefault="003F26BC">
      <w:pPr>
        <w:pStyle w:val="CommentText"/>
      </w:pPr>
      <w:r>
        <w:rPr>
          <w:rStyle w:val="CommentReference"/>
        </w:rPr>
        <w:annotationRef/>
      </w:r>
      <w:r>
        <w:t>Data/reference would be nice</w:t>
      </w:r>
      <w:r w:rsidR="006538E4">
        <w:t xml:space="preserve"> (not mission critical)</w:t>
      </w:r>
    </w:p>
  </w:comment>
  <w:comment w:id="9" w:author="Harold Lehmann" w:date="2026-03-16T12:45:00Z" w:initials="HL">
    <w:p w14:paraId="27F4CBAC" w14:textId="7253D18B" w:rsidR="004C168F" w:rsidRDefault="004C168F">
      <w:pPr>
        <w:pStyle w:val="CommentText"/>
      </w:pPr>
      <w:r>
        <w:rPr>
          <w:rStyle w:val="CommentReference"/>
        </w:rPr>
        <w:annotationRef/>
      </w:r>
      <w:r>
        <w:t>Really needs justification</w:t>
      </w:r>
    </w:p>
  </w:comment>
  <w:comment w:id="13" w:author="Harold Lehmann" w:date="2026-03-16T12:47:00Z" w:initials="HL">
    <w:p w14:paraId="4835B846" w14:textId="2DC0EBB5" w:rsidR="003C131C" w:rsidRDefault="003C131C">
      <w:pPr>
        <w:pStyle w:val="CommentText"/>
      </w:pPr>
      <w:r>
        <w:rPr>
          <w:rStyle w:val="CommentReference"/>
        </w:rPr>
        <w:annotationRef/>
      </w:r>
      <w:r>
        <w:t>Should be introduced better</w:t>
      </w:r>
      <w:r w:rsidR="00340F02">
        <w:t xml:space="preserve"> (Levels of abstraction</w:t>
      </w:r>
      <w:r w:rsidR="009B5BD6">
        <w:t>/categories of severity</w:t>
      </w:r>
      <w:r w:rsidR="00340F02">
        <w:t>)</w:t>
      </w:r>
    </w:p>
  </w:comment>
  <w:comment w:id="14" w:author="Harold Lehmann" w:date="2026-03-16T12:51:00Z" w:initials="HL">
    <w:p w14:paraId="732AE20E" w14:textId="526003DB" w:rsidR="00370E15" w:rsidRDefault="00370E15">
      <w:pPr>
        <w:pStyle w:val="CommentText"/>
      </w:pPr>
      <w:r>
        <w:rPr>
          <w:rStyle w:val="CommentReference"/>
        </w:rPr>
        <w:annotationRef/>
      </w:r>
      <w:r>
        <w:t>Probably earlier on, say that, “despite any disagreements, everyone would say that severneess has a sense of ordinality in the domain of “badness”: The more “severe” the disease, the more “bad” it is for the patient, at least at some level.”</w:t>
      </w:r>
    </w:p>
  </w:comment>
  <w:comment w:id="66" w:author="Christelle Xiong" w:date="2026-03-12T16:51:00Z" w:initials="CX">
    <w:p w14:paraId="06D6498D" w14:textId="77777777" w:rsidR="00F26FDA" w:rsidRDefault="00F26FDA" w:rsidP="00F26FDA">
      <w:r>
        <w:rPr>
          <w:rStyle w:val="CommentReference"/>
        </w:rPr>
        <w:annotationRef/>
      </w:r>
      <w:r>
        <w:rPr>
          <w:rFonts w:asciiTheme="minorHAnsi" w:eastAsiaTheme="minorEastAsia" w:hAnsiTheme="minorHAnsi" w:cstheme="minorBidi"/>
          <w:sz w:val="20"/>
          <w:szCs w:val="20"/>
          <w:lang w:val="en-AU" w:eastAsia="en-US"/>
        </w:rPr>
        <w:t>How to reference? [cite github?]</w:t>
      </w:r>
    </w:p>
  </w:comment>
  <w:comment w:id="67" w:author="Harold Lehmann" w:date="2025-12-08T12:17:00Z" w:initials="HL">
    <w:p w14:paraId="55ECE052" w14:textId="5350DBCC" w:rsidR="00B94DCA" w:rsidRDefault="00000000">
      <w:pPr>
        <w:pStyle w:val="CommentText"/>
      </w:pPr>
      <w:r>
        <w:rPr>
          <w:rStyle w:val="CommentReference"/>
        </w:rPr>
        <w:annotationRef/>
      </w:r>
      <w:r w:rsidRPr="0A5CBA9C">
        <w:t>vs what you will infer later on</w:t>
      </w:r>
    </w:p>
  </w:comment>
  <w:comment w:id="68" w:author="Harold Lehmann" w:date="2025-12-08T12:13:00Z" w:initials="HL">
    <w:p w14:paraId="7E23BE4D" w14:textId="09D96ABF" w:rsidR="00B94DCA" w:rsidRDefault="00000000">
      <w:pPr>
        <w:pStyle w:val="CommentText"/>
      </w:pPr>
      <w:r>
        <w:rPr>
          <w:rStyle w:val="CommentReference"/>
        </w:rPr>
        <w:annotationRef/>
      </w:r>
    </w:p>
    <w:p w14:paraId="08D914E0" w14:textId="18AAEE7C" w:rsidR="00B94DCA" w:rsidRPr="00FA2140" w:rsidRDefault="00000000">
      <w:pPr>
        <w:pStyle w:val="CommentText"/>
        <w:rPr>
          <w:lang w:val="en-US" w:eastAsia="zh-CN"/>
        </w:rPr>
      </w:pPr>
      <w:r w:rsidRPr="07C026FA">
        <w:t xml:space="preserve">Braun, V., and V. Clarke. 2006. Using thematic analysis in psychology. </w:t>
      </w:r>
      <w:r w:rsidRPr="7788A843">
        <w:rPr>
          <w:i/>
          <w:iCs/>
        </w:rPr>
        <w:t xml:space="preserve">Qualitative Research in Psychology </w:t>
      </w:r>
      <w:r w:rsidRPr="0DAFBF87">
        <w:t>3:77. doi: 10.1191/1478088706qp063oa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F8DF1" w15:done="0"/>
  <w15:commentEx w15:paraId="3586DD76" w15:done="0"/>
  <w15:commentEx w15:paraId="27F4CBAC" w15:done="0"/>
  <w15:commentEx w15:paraId="4835B846" w15:done="0"/>
  <w15:commentEx w15:paraId="732AE20E" w15:done="0"/>
  <w15:commentEx w15:paraId="06D6498D" w15:done="0"/>
  <w15:commentEx w15:paraId="55ECE052" w15:done="1"/>
  <w15:commentEx w15:paraId="08D914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0BF65D" w16cex:dateUtc="2026-03-16T16:42:00Z"/>
  <w16cex:commentExtensible w16cex:durableId="4E6DF368" w16cex:dateUtc="2026-03-16T16:43:00Z"/>
  <w16cex:commentExtensible w16cex:durableId="6EE1F01D" w16cex:dateUtc="2026-03-16T16:45:00Z"/>
  <w16cex:commentExtensible w16cex:durableId="73AC7C41" w16cex:dateUtc="2026-03-16T16:47:00Z"/>
  <w16cex:commentExtensible w16cex:durableId="28CF1D59" w16cex:dateUtc="2026-03-16T16:51:00Z"/>
  <w16cex:commentExtensible w16cex:durableId="72C4403E" w16cex:dateUtc="2026-03-12T20:51:00Z"/>
  <w16cex:commentExtensible w16cex:durableId="1240D77A" w16cex:dateUtc="2025-12-08T17:17:00Z"/>
  <w16cex:commentExtensible w16cex:durableId="5F9725D6" w16cex:dateUtc="2025-12-08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F8DF1" w16cid:durableId="120BF65D"/>
  <w16cid:commentId w16cid:paraId="3586DD76" w16cid:durableId="4E6DF368"/>
  <w16cid:commentId w16cid:paraId="27F4CBAC" w16cid:durableId="6EE1F01D"/>
  <w16cid:commentId w16cid:paraId="4835B846" w16cid:durableId="73AC7C41"/>
  <w16cid:commentId w16cid:paraId="732AE20E" w16cid:durableId="28CF1D59"/>
  <w16cid:commentId w16cid:paraId="06D6498D" w16cid:durableId="72C4403E"/>
  <w16cid:commentId w16cid:paraId="55ECE052" w16cid:durableId="1240D77A"/>
  <w16cid:commentId w16cid:paraId="08D914E0" w16cid:durableId="5F9725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0DD"/>
    <w:multiLevelType w:val="multilevel"/>
    <w:tmpl w:val="F0F2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D33C3"/>
    <w:multiLevelType w:val="multilevel"/>
    <w:tmpl w:val="DE0E6B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239C3"/>
    <w:multiLevelType w:val="multilevel"/>
    <w:tmpl w:val="489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B1649"/>
    <w:multiLevelType w:val="multilevel"/>
    <w:tmpl w:val="52F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1302E"/>
    <w:multiLevelType w:val="multilevel"/>
    <w:tmpl w:val="294CA6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57F63"/>
    <w:multiLevelType w:val="multilevel"/>
    <w:tmpl w:val="974601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843FA"/>
    <w:multiLevelType w:val="hybridMultilevel"/>
    <w:tmpl w:val="6EBED392"/>
    <w:lvl w:ilvl="0" w:tplc="2D00D11A">
      <w:start w:val="3"/>
      <w:numFmt w:val="bullet"/>
      <w:lvlText w:val="-"/>
      <w:lvlJc w:val="left"/>
      <w:pPr>
        <w:ind w:left="720" w:hanging="360"/>
      </w:pPr>
      <w:rPr>
        <w:rFonts w:ascii="Times New Roman" w:eastAsiaTheme="majorEastAsia"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53E95"/>
    <w:multiLevelType w:val="hybridMultilevel"/>
    <w:tmpl w:val="881AD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0C693C"/>
    <w:multiLevelType w:val="multilevel"/>
    <w:tmpl w:val="C9BE35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444C8"/>
    <w:multiLevelType w:val="multilevel"/>
    <w:tmpl w:val="014654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C0838"/>
    <w:multiLevelType w:val="multilevel"/>
    <w:tmpl w:val="0240A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4508A"/>
    <w:multiLevelType w:val="hybridMultilevel"/>
    <w:tmpl w:val="37FC3A26"/>
    <w:lvl w:ilvl="0" w:tplc="677A256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466C7"/>
    <w:multiLevelType w:val="multilevel"/>
    <w:tmpl w:val="3E1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270B9"/>
    <w:multiLevelType w:val="hybridMultilevel"/>
    <w:tmpl w:val="366086D2"/>
    <w:lvl w:ilvl="0" w:tplc="0409000F">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4B106B2E"/>
    <w:multiLevelType w:val="multilevel"/>
    <w:tmpl w:val="FE8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16358B"/>
    <w:multiLevelType w:val="hybridMultilevel"/>
    <w:tmpl w:val="61C2A660"/>
    <w:lvl w:ilvl="0" w:tplc="BF02231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83E25"/>
    <w:multiLevelType w:val="hybridMultilevel"/>
    <w:tmpl w:val="A3E88A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02B5F"/>
    <w:multiLevelType w:val="multilevel"/>
    <w:tmpl w:val="530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D674D"/>
    <w:multiLevelType w:val="hybridMultilevel"/>
    <w:tmpl w:val="AB28B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86325"/>
    <w:multiLevelType w:val="multilevel"/>
    <w:tmpl w:val="919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B6079C"/>
    <w:multiLevelType w:val="hybridMultilevel"/>
    <w:tmpl w:val="B4FCA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17709B"/>
    <w:multiLevelType w:val="hybridMultilevel"/>
    <w:tmpl w:val="8ADED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FD5E89"/>
    <w:multiLevelType w:val="multilevel"/>
    <w:tmpl w:val="FCC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86CCE"/>
    <w:multiLevelType w:val="multilevel"/>
    <w:tmpl w:val="C4BAC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6665DD"/>
    <w:multiLevelType w:val="hybridMultilevel"/>
    <w:tmpl w:val="ADD8E4AC"/>
    <w:lvl w:ilvl="0" w:tplc="749E56F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617856">
    <w:abstractNumId w:val="20"/>
  </w:num>
  <w:num w:numId="2" w16cid:durableId="814568127">
    <w:abstractNumId w:val="11"/>
  </w:num>
  <w:num w:numId="3" w16cid:durableId="710692949">
    <w:abstractNumId w:val="13"/>
  </w:num>
  <w:num w:numId="4" w16cid:durableId="2053265790">
    <w:abstractNumId w:val="17"/>
  </w:num>
  <w:num w:numId="5" w16cid:durableId="1774326022">
    <w:abstractNumId w:val="0"/>
  </w:num>
  <w:num w:numId="6" w16cid:durableId="1775707615">
    <w:abstractNumId w:val="9"/>
  </w:num>
  <w:num w:numId="7" w16cid:durableId="1999267136">
    <w:abstractNumId w:val="5"/>
  </w:num>
  <w:num w:numId="8" w16cid:durableId="876703844">
    <w:abstractNumId w:val="4"/>
  </w:num>
  <w:num w:numId="9" w16cid:durableId="1648320891">
    <w:abstractNumId w:val="1"/>
  </w:num>
  <w:num w:numId="10" w16cid:durableId="156388142">
    <w:abstractNumId w:val="23"/>
  </w:num>
  <w:num w:numId="11" w16cid:durableId="513227337">
    <w:abstractNumId w:val="19"/>
  </w:num>
  <w:num w:numId="12" w16cid:durableId="1055936120">
    <w:abstractNumId w:val="14"/>
  </w:num>
  <w:num w:numId="13" w16cid:durableId="1798984138">
    <w:abstractNumId w:val="2"/>
  </w:num>
  <w:num w:numId="14" w16cid:durableId="710308289">
    <w:abstractNumId w:val="3"/>
  </w:num>
  <w:num w:numId="15" w16cid:durableId="142476503">
    <w:abstractNumId w:val="12"/>
  </w:num>
  <w:num w:numId="16" w16cid:durableId="12266586">
    <w:abstractNumId w:val="22"/>
  </w:num>
  <w:num w:numId="17" w16cid:durableId="1519277433">
    <w:abstractNumId w:val="8"/>
  </w:num>
  <w:num w:numId="18" w16cid:durableId="637880034">
    <w:abstractNumId w:val="10"/>
  </w:num>
  <w:num w:numId="19" w16cid:durableId="1790784423">
    <w:abstractNumId w:val="16"/>
  </w:num>
  <w:num w:numId="20" w16cid:durableId="308634453">
    <w:abstractNumId w:val="18"/>
  </w:num>
  <w:num w:numId="21" w16cid:durableId="88502621">
    <w:abstractNumId w:val="21"/>
  </w:num>
  <w:num w:numId="22" w16cid:durableId="1651245981">
    <w:abstractNumId w:val="7"/>
  </w:num>
  <w:num w:numId="23" w16cid:durableId="2084599139">
    <w:abstractNumId w:val="6"/>
  </w:num>
  <w:num w:numId="24" w16cid:durableId="1347749338">
    <w:abstractNumId w:val="24"/>
  </w:num>
  <w:num w:numId="25" w16cid:durableId="87438909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old Lehmann">
    <w15:presenceInfo w15:providerId="AD" w15:userId="S::hlehman1@jh.edu::f1be137e-6e9b-4ff9-940e-c5b73f6adfe0"/>
  </w15:person>
  <w15:person w15:author="Christelle Xiong">
    <w15:presenceInfo w15:providerId="AD" w15:userId="S::mxiong5@jh.edu::27243087-bd79-49d0-a4cc-13b043af3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er J Public Heal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tssa0pzvxr9fjewxd7v20a50txzpwwedvfv&quot;&gt;Rotation2_JHU&lt;record-ids&gt;&lt;item&gt;50&lt;/item&gt;&lt;item&gt;51&lt;/item&gt;&lt;item&gt;81&lt;/item&gt;&lt;item&gt;86&lt;/item&gt;&lt;item&gt;87&lt;/item&gt;&lt;item&gt;88&lt;/item&gt;&lt;item&gt;91&lt;/item&gt;&lt;item&gt;92&lt;/item&gt;&lt;item&gt;93&lt;/item&gt;&lt;item&gt;104&lt;/item&gt;&lt;item&gt;105&lt;/item&gt;&lt;item&gt;106&lt;/item&gt;&lt;item&gt;107&lt;/item&gt;&lt;item&gt;70523&lt;/item&gt;&lt;item&gt;70525&lt;/item&gt;&lt;item&gt;70526&lt;/item&gt;&lt;item&gt;70527&lt;/item&gt;&lt;item&gt;70528&lt;/item&gt;&lt;item&gt;70529&lt;/item&gt;&lt;item&gt;70530&lt;/item&gt;&lt;item&gt;70531&lt;/item&gt;&lt;item&gt;70532&lt;/item&gt;&lt;item&gt;70533&lt;/item&gt;&lt;item&gt;70534&lt;/item&gt;&lt;item&gt;70535&lt;/item&gt;&lt;item&gt;70536&lt;/item&gt;&lt;item&gt;70537&lt;/item&gt;&lt;item&gt;70538&lt;/item&gt;&lt;item&gt;70539&lt;/item&gt;&lt;item&gt;70540&lt;/item&gt;&lt;/record-ids&gt;&lt;/item&gt;&lt;/Libraries&gt;"/>
  </w:docVars>
  <w:rsids>
    <w:rsidRoot w:val="00CC4767"/>
    <w:rsid w:val="00007FDE"/>
    <w:rsid w:val="00010A6E"/>
    <w:rsid w:val="00010D01"/>
    <w:rsid w:val="00014D1F"/>
    <w:rsid w:val="000176D7"/>
    <w:rsid w:val="00024428"/>
    <w:rsid w:val="0003284D"/>
    <w:rsid w:val="0003782D"/>
    <w:rsid w:val="0004440E"/>
    <w:rsid w:val="00051AA4"/>
    <w:rsid w:val="00060515"/>
    <w:rsid w:val="00081FD7"/>
    <w:rsid w:val="00083B1C"/>
    <w:rsid w:val="00084B58"/>
    <w:rsid w:val="00087280"/>
    <w:rsid w:val="00090ACF"/>
    <w:rsid w:val="00092C61"/>
    <w:rsid w:val="000945C3"/>
    <w:rsid w:val="00095830"/>
    <w:rsid w:val="000973EA"/>
    <w:rsid w:val="000A26F8"/>
    <w:rsid w:val="000A2ADC"/>
    <w:rsid w:val="000B01D1"/>
    <w:rsid w:val="000B1B8D"/>
    <w:rsid w:val="000B2F38"/>
    <w:rsid w:val="000B6736"/>
    <w:rsid w:val="000B787D"/>
    <w:rsid w:val="000C13B7"/>
    <w:rsid w:val="000C4010"/>
    <w:rsid w:val="000C6D85"/>
    <w:rsid w:val="000C7A8F"/>
    <w:rsid w:val="000D4043"/>
    <w:rsid w:val="000D7B6B"/>
    <w:rsid w:val="000E22F9"/>
    <w:rsid w:val="000E7256"/>
    <w:rsid w:val="000E72F9"/>
    <w:rsid w:val="000F24A5"/>
    <w:rsid w:val="000F3AC1"/>
    <w:rsid w:val="000F5728"/>
    <w:rsid w:val="00100CA2"/>
    <w:rsid w:val="0010490F"/>
    <w:rsid w:val="0010561D"/>
    <w:rsid w:val="0012111A"/>
    <w:rsid w:val="00126ECE"/>
    <w:rsid w:val="00145A5F"/>
    <w:rsid w:val="001471A4"/>
    <w:rsid w:val="0015208E"/>
    <w:rsid w:val="001560BF"/>
    <w:rsid w:val="00162136"/>
    <w:rsid w:val="0016382B"/>
    <w:rsid w:val="001647B1"/>
    <w:rsid w:val="00166DD3"/>
    <w:rsid w:val="00170A9E"/>
    <w:rsid w:val="00174ED2"/>
    <w:rsid w:val="00182DA3"/>
    <w:rsid w:val="00187D0D"/>
    <w:rsid w:val="00191F15"/>
    <w:rsid w:val="00196B15"/>
    <w:rsid w:val="001A0ABA"/>
    <w:rsid w:val="001A1714"/>
    <w:rsid w:val="001A5641"/>
    <w:rsid w:val="001B26FE"/>
    <w:rsid w:val="001B2F44"/>
    <w:rsid w:val="001C683A"/>
    <w:rsid w:val="001D0D9E"/>
    <w:rsid w:val="001D28C3"/>
    <w:rsid w:val="001D70F7"/>
    <w:rsid w:val="001E754D"/>
    <w:rsid w:val="00204029"/>
    <w:rsid w:val="002127D8"/>
    <w:rsid w:val="00217CBC"/>
    <w:rsid w:val="00227730"/>
    <w:rsid w:val="002310EB"/>
    <w:rsid w:val="00234680"/>
    <w:rsid w:val="00254539"/>
    <w:rsid w:val="002551CD"/>
    <w:rsid w:val="0026034A"/>
    <w:rsid w:val="00264441"/>
    <w:rsid w:val="00281C34"/>
    <w:rsid w:val="0029397D"/>
    <w:rsid w:val="00295B7E"/>
    <w:rsid w:val="002A78D6"/>
    <w:rsid w:val="002B3FA1"/>
    <w:rsid w:val="002B571E"/>
    <w:rsid w:val="002B6609"/>
    <w:rsid w:val="002C0C71"/>
    <w:rsid w:val="002C653B"/>
    <w:rsid w:val="002D140F"/>
    <w:rsid w:val="002D59DE"/>
    <w:rsid w:val="002D7EB1"/>
    <w:rsid w:val="002E1BB4"/>
    <w:rsid w:val="002E2FCC"/>
    <w:rsid w:val="002E3722"/>
    <w:rsid w:val="002F13C7"/>
    <w:rsid w:val="002F1E31"/>
    <w:rsid w:val="002F7B69"/>
    <w:rsid w:val="00300296"/>
    <w:rsid w:val="003038B6"/>
    <w:rsid w:val="00307007"/>
    <w:rsid w:val="00320CC3"/>
    <w:rsid w:val="003213B5"/>
    <w:rsid w:val="00323C0F"/>
    <w:rsid w:val="0032640F"/>
    <w:rsid w:val="00330A99"/>
    <w:rsid w:val="00334692"/>
    <w:rsid w:val="00340F02"/>
    <w:rsid w:val="0034208C"/>
    <w:rsid w:val="003613EF"/>
    <w:rsid w:val="00362D90"/>
    <w:rsid w:val="00370E15"/>
    <w:rsid w:val="0037269E"/>
    <w:rsid w:val="0037395E"/>
    <w:rsid w:val="00373B9B"/>
    <w:rsid w:val="003820A9"/>
    <w:rsid w:val="003931F1"/>
    <w:rsid w:val="003A670E"/>
    <w:rsid w:val="003B01B8"/>
    <w:rsid w:val="003B10CF"/>
    <w:rsid w:val="003B6031"/>
    <w:rsid w:val="003C0557"/>
    <w:rsid w:val="003C131C"/>
    <w:rsid w:val="003C1D1F"/>
    <w:rsid w:val="003C65C2"/>
    <w:rsid w:val="003D60E9"/>
    <w:rsid w:val="003D7336"/>
    <w:rsid w:val="003E10AD"/>
    <w:rsid w:val="003E56A9"/>
    <w:rsid w:val="003E76AE"/>
    <w:rsid w:val="003F26BC"/>
    <w:rsid w:val="003F5CDB"/>
    <w:rsid w:val="004053D5"/>
    <w:rsid w:val="00405649"/>
    <w:rsid w:val="00410EA0"/>
    <w:rsid w:val="00413256"/>
    <w:rsid w:val="0041413D"/>
    <w:rsid w:val="0041486B"/>
    <w:rsid w:val="004216C4"/>
    <w:rsid w:val="0042284E"/>
    <w:rsid w:val="00423D44"/>
    <w:rsid w:val="00423F94"/>
    <w:rsid w:val="00446784"/>
    <w:rsid w:val="0046049C"/>
    <w:rsid w:val="00460657"/>
    <w:rsid w:val="00460F9E"/>
    <w:rsid w:val="00461C0A"/>
    <w:rsid w:val="00462FBC"/>
    <w:rsid w:val="004764DA"/>
    <w:rsid w:val="00481072"/>
    <w:rsid w:val="00490D65"/>
    <w:rsid w:val="004911EC"/>
    <w:rsid w:val="004915CA"/>
    <w:rsid w:val="004A058B"/>
    <w:rsid w:val="004A6C55"/>
    <w:rsid w:val="004A7B68"/>
    <w:rsid w:val="004B0525"/>
    <w:rsid w:val="004B482A"/>
    <w:rsid w:val="004C168F"/>
    <w:rsid w:val="004C2C9C"/>
    <w:rsid w:val="004C3764"/>
    <w:rsid w:val="004D1402"/>
    <w:rsid w:val="004E0D4F"/>
    <w:rsid w:val="004E2627"/>
    <w:rsid w:val="004F6FDD"/>
    <w:rsid w:val="00502E91"/>
    <w:rsid w:val="00511163"/>
    <w:rsid w:val="005125CB"/>
    <w:rsid w:val="00522FBA"/>
    <w:rsid w:val="00524E17"/>
    <w:rsid w:val="005359CA"/>
    <w:rsid w:val="00535B3B"/>
    <w:rsid w:val="00540E3A"/>
    <w:rsid w:val="00541508"/>
    <w:rsid w:val="00542D10"/>
    <w:rsid w:val="0054343A"/>
    <w:rsid w:val="005500EA"/>
    <w:rsid w:val="00555978"/>
    <w:rsid w:val="00561F9A"/>
    <w:rsid w:val="005636D9"/>
    <w:rsid w:val="00567DD3"/>
    <w:rsid w:val="00570BAA"/>
    <w:rsid w:val="00582560"/>
    <w:rsid w:val="0058537E"/>
    <w:rsid w:val="00592357"/>
    <w:rsid w:val="00596F87"/>
    <w:rsid w:val="005A1EAE"/>
    <w:rsid w:val="005A6629"/>
    <w:rsid w:val="005A7055"/>
    <w:rsid w:val="005B126D"/>
    <w:rsid w:val="005B4594"/>
    <w:rsid w:val="005B66E4"/>
    <w:rsid w:val="005C08AA"/>
    <w:rsid w:val="005C0A87"/>
    <w:rsid w:val="005C15E8"/>
    <w:rsid w:val="005C22B0"/>
    <w:rsid w:val="005C2F9B"/>
    <w:rsid w:val="005C5615"/>
    <w:rsid w:val="005C6644"/>
    <w:rsid w:val="005D06BE"/>
    <w:rsid w:val="005D374A"/>
    <w:rsid w:val="005D4A61"/>
    <w:rsid w:val="005E00E5"/>
    <w:rsid w:val="005F3454"/>
    <w:rsid w:val="005F54A0"/>
    <w:rsid w:val="00600A6D"/>
    <w:rsid w:val="00607CA8"/>
    <w:rsid w:val="006133F5"/>
    <w:rsid w:val="006200C7"/>
    <w:rsid w:val="00637489"/>
    <w:rsid w:val="00637D3F"/>
    <w:rsid w:val="00643915"/>
    <w:rsid w:val="00645FA1"/>
    <w:rsid w:val="00647361"/>
    <w:rsid w:val="00647847"/>
    <w:rsid w:val="006538E4"/>
    <w:rsid w:val="00655456"/>
    <w:rsid w:val="00663FCD"/>
    <w:rsid w:val="00665A80"/>
    <w:rsid w:val="0066750C"/>
    <w:rsid w:val="006730B3"/>
    <w:rsid w:val="00673FEC"/>
    <w:rsid w:val="00674C56"/>
    <w:rsid w:val="0068317D"/>
    <w:rsid w:val="00686E59"/>
    <w:rsid w:val="006A068C"/>
    <w:rsid w:val="006A59F6"/>
    <w:rsid w:val="006A5A5C"/>
    <w:rsid w:val="006B2D5C"/>
    <w:rsid w:val="006B3953"/>
    <w:rsid w:val="006C6AE6"/>
    <w:rsid w:val="006C7E20"/>
    <w:rsid w:val="006C7FA1"/>
    <w:rsid w:val="006D551A"/>
    <w:rsid w:val="006E41E7"/>
    <w:rsid w:val="006F2829"/>
    <w:rsid w:val="006F417E"/>
    <w:rsid w:val="006F5E04"/>
    <w:rsid w:val="00705A35"/>
    <w:rsid w:val="007112D9"/>
    <w:rsid w:val="00713958"/>
    <w:rsid w:val="00722F49"/>
    <w:rsid w:val="00723F49"/>
    <w:rsid w:val="0073062F"/>
    <w:rsid w:val="0073160A"/>
    <w:rsid w:val="00737642"/>
    <w:rsid w:val="0074151D"/>
    <w:rsid w:val="00742644"/>
    <w:rsid w:val="00742B32"/>
    <w:rsid w:val="00743BA7"/>
    <w:rsid w:val="00745EC5"/>
    <w:rsid w:val="00751418"/>
    <w:rsid w:val="00752089"/>
    <w:rsid w:val="00753CDF"/>
    <w:rsid w:val="00754E34"/>
    <w:rsid w:val="00757961"/>
    <w:rsid w:val="00762A67"/>
    <w:rsid w:val="00764DCB"/>
    <w:rsid w:val="00765AB4"/>
    <w:rsid w:val="007730D5"/>
    <w:rsid w:val="00773D47"/>
    <w:rsid w:val="00774F00"/>
    <w:rsid w:val="00775EA7"/>
    <w:rsid w:val="007825BB"/>
    <w:rsid w:val="00783EF5"/>
    <w:rsid w:val="007933C0"/>
    <w:rsid w:val="007A049C"/>
    <w:rsid w:val="007B1C3F"/>
    <w:rsid w:val="007B5742"/>
    <w:rsid w:val="007B702A"/>
    <w:rsid w:val="007C3546"/>
    <w:rsid w:val="007C6364"/>
    <w:rsid w:val="007E1640"/>
    <w:rsid w:val="007E2CEC"/>
    <w:rsid w:val="007F6545"/>
    <w:rsid w:val="00804C55"/>
    <w:rsid w:val="00804FCE"/>
    <w:rsid w:val="0080654F"/>
    <w:rsid w:val="008161DD"/>
    <w:rsid w:val="00817242"/>
    <w:rsid w:val="00826A9F"/>
    <w:rsid w:val="00834787"/>
    <w:rsid w:val="00844042"/>
    <w:rsid w:val="0084668F"/>
    <w:rsid w:val="00852D79"/>
    <w:rsid w:val="00854140"/>
    <w:rsid w:val="008575AF"/>
    <w:rsid w:val="00861019"/>
    <w:rsid w:val="00861B7C"/>
    <w:rsid w:val="0087201F"/>
    <w:rsid w:val="00883665"/>
    <w:rsid w:val="00884361"/>
    <w:rsid w:val="00884E20"/>
    <w:rsid w:val="0089056F"/>
    <w:rsid w:val="00894BC8"/>
    <w:rsid w:val="008961BB"/>
    <w:rsid w:val="008A1E0A"/>
    <w:rsid w:val="008B1E7A"/>
    <w:rsid w:val="008B41CE"/>
    <w:rsid w:val="008B76C0"/>
    <w:rsid w:val="008C6294"/>
    <w:rsid w:val="008D011C"/>
    <w:rsid w:val="008D077B"/>
    <w:rsid w:val="008E0C54"/>
    <w:rsid w:val="008E4EA7"/>
    <w:rsid w:val="008E7217"/>
    <w:rsid w:val="008F0A52"/>
    <w:rsid w:val="008F1F56"/>
    <w:rsid w:val="008F2375"/>
    <w:rsid w:val="008F3BF2"/>
    <w:rsid w:val="008F3F03"/>
    <w:rsid w:val="009143D9"/>
    <w:rsid w:val="009169AC"/>
    <w:rsid w:val="00916D1F"/>
    <w:rsid w:val="00941278"/>
    <w:rsid w:val="0095547A"/>
    <w:rsid w:val="0096066B"/>
    <w:rsid w:val="00960CA4"/>
    <w:rsid w:val="0097555A"/>
    <w:rsid w:val="00982A6D"/>
    <w:rsid w:val="00986952"/>
    <w:rsid w:val="00990C69"/>
    <w:rsid w:val="00993CA1"/>
    <w:rsid w:val="009A7581"/>
    <w:rsid w:val="009A75E0"/>
    <w:rsid w:val="009B09D5"/>
    <w:rsid w:val="009B17EE"/>
    <w:rsid w:val="009B5BD6"/>
    <w:rsid w:val="009C09F1"/>
    <w:rsid w:val="009C365F"/>
    <w:rsid w:val="009C446F"/>
    <w:rsid w:val="009D0378"/>
    <w:rsid w:val="009D15ED"/>
    <w:rsid w:val="009D5947"/>
    <w:rsid w:val="009E3D72"/>
    <w:rsid w:val="009F25CD"/>
    <w:rsid w:val="009F3CFB"/>
    <w:rsid w:val="00A04525"/>
    <w:rsid w:val="00A076CC"/>
    <w:rsid w:val="00A14AED"/>
    <w:rsid w:val="00A2162A"/>
    <w:rsid w:val="00A21D0A"/>
    <w:rsid w:val="00A27AC5"/>
    <w:rsid w:val="00A338D1"/>
    <w:rsid w:val="00A34D7B"/>
    <w:rsid w:val="00A3636A"/>
    <w:rsid w:val="00A408BE"/>
    <w:rsid w:val="00A4660F"/>
    <w:rsid w:val="00A4795D"/>
    <w:rsid w:val="00A537D7"/>
    <w:rsid w:val="00A6772A"/>
    <w:rsid w:val="00A82DBA"/>
    <w:rsid w:val="00A850B7"/>
    <w:rsid w:val="00A9693D"/>
    <w:rsid w:val="00AC753A"/>
    <w:rsid w:val="00AE07F7"/>
    <w:rsid w:val="00AF75F8"/>
    <w:rsid w:val="00B06D1B"/>
    <w:rsid w:val="00B115EB"/>
    <w:rsid w:val="00B129E9"/>
    <w:rsid w:val="00B25277"/>
    <w:rsid w:val="00B267EF"/>
    <w:rsid w:val="00B30B72"/>
    <w:rsid w:val="00B40AF2"/>
    <w:rsid w:val="00B41E2B"/>
    <w:rsid w:val="00B42F81"/>
    <w:rsid w:val="00B43EB8"/>
    <w:rsid w:val="00B4495D"/>
    <w:rsid w:val="00B44B65"/>
    <w:rsid w:val="00B4769F"/>
    <w:rsid w:val="00B5282C"/>
    <w:rsid w:val="00B61F9E"/>
    <w:rsid w:val="00B94DCA"/>
    <w:rsid w:val="00B95BF9"/>
    <w:rsid w:val="00BA36D1"/>
    <w:rsid w:val="00BA5F81"/>
    <w:rsid w:val="00BB4B4C"/>
    <w:rsid w:val="00BB4D08"/>
    <w:rsid w:val="00BC59E4"/>
    <w:rsid w:val="00BD552B"/>
    <w:rsid w:val="00BE1B1A"/>
    <w:rsid w:val="00BE2471"/>
    <w:rsid w:val="00BE6DE6"/>
    <w:rsid w:val="00BE718B"/>
    <w:rsid w:val="00BF2B9F"/>
    <w:rsid w:val="00C02440"/>
    <w:rsid w:val="00C0341A"/>
    <w:rsid w:val="00C06BEC"/>
    <w:rsid w:val="00C22900"/>
    <w:rsid w:val="00C23877"/>
    <w:rsid w:val="00C278B8"/>
    <w:rsid w:val="00C31C20"/>
    <w:rsid w:val="00C31CA9"/>
    <w:rsid w:val="00C3284D"/>
    <w:rsid w:val="00C41BD4"/>
    <w:rsid w:val="00C4501F"/>
    <w:rsid w:val="00C456B0"/>
    <w:rsid w:val="00C46BBA"/>
    <w:rsid w:val="00C550D6"/>
    <w:rsid w:val="00C671CB"/>
    <w:rsid w:val="00C70251"/>
    <w:rsid w:val="00C73E54"/>
    <w:rsid w:val="00C80806"/>
    <w:rsid w:val="00C8155E"/>
    <w:rsid w:val="00C87C9A"/>
    <w:rsid w:val="00C93BEC"/>
    <w:rsid w:val="00C9503F"/>
    <w:rsid w:val="00C95196"/>
    <w:rsid w:val="00CA6E25"/>
    <w:rsid w:val="00CA7321"/>
    <w:rsid w:val="00CB09FF"/>
    <w:rsid w:val="00CB1C83"/>
    <w:rsid w:val="00CC24E0"/>
    <w:rsid w:val="00CC4767"/>
    <w:rsid w:val="00CC4AFB"/>
    <w:rsid w:val="00CF1F1E"/>
    <w:rsid w:val="00D0305A"/>
    <w:rsid w:val="00D03208"/>
    <w:rsid w:val="00D07901"/>
    <w:rsid w:val="00D103A7"/>
    <w:rsid w:val="00D11FB3"/>
    <w:rsid w:val="00D149AD"/>
    <w:rsid w:val="00D16260"/>
    <w:rsid w:val="00D17C18"/>
    <w:rsid w:val="00D321D3"/>
    <w:rsid w:val="00D52286"/>
    <w:rsid w:val="00D53778"/>
    <w:rsid w:val="00D54684"/>
    <w:rsid w:val="00D701C4"/>
    <w:rsid w:val="00D77C7E"/>
    <w:rsid w:val="00D81D42"/>
    <w:rsid w:val="00D87507"/>
    <w:rsid w:val="00D94A29"/>
    <w:rsid w:val="00DA45B6"/>
    <w:rsid w:val="00DB3B2F"/>
    <w:rsid w:val="00DB437A"/>
    <w:rsid w:val="00DB5B02"/>
    <w:rsid w:val="00DB78EC"/>
    <w:rsid w:val="00DC0D60"/>
    <w:rsid w:val="00DC1C1D"/>
    <w:rsid w:val="00DC2490"/>
    <w:rsid w:val="00DC290B"/>
    <w:rsid w:val="00DD612D"/>
    <w:rsid w:val="00DD6173"/>
    <w:rsid w:val="00DF4377"/>
    <w:rsid w:val="00DF62B4"/>
    <w:rsid w:val="00E02FF6"/>
    <w:rsid w:val="00E13FEB"/>
    <w:rsid w:val="00E230BD"/>
    <w:rsid w:val="00E26F1D"/>
    <w:rsid w:val="00E32A3E"/>
    <w:rsid w:val="00E34A40"/>
    <w:rsid w:val="00E36A70"/>
    <w:rsid w:val="00E41F0E"/>
    <w:rsid w:val="00E42799"/>
    <w:rsid w:val="00E46B12"/>
    <w:rsid w:val="00E5626C"/>
    <w:rsid w:val="00E56927"/>
    <w:rsid w:val="00E64FE9"/>
    <w:rsid w:val="00E652D7"/>
    <w:rsid w:val="00E6641E"/>
    <w:rsid w:val="00E66FB2"/>
    <w:rsid w:val="00E71F60"/>
    <w:rsid w:val="00E726E9"/>
    <w:rsid w:val="00E7574F"/>
    <w:rsid w:val="00E77972"/>
    <w:rsid w:val="00E91DBC"/>
    <w:rsid w:val="00E944E3"/>
    <w:rsid w:val="00EA05BE"/>
    <w:rsid w:val="00EA3C20"/>
    <w:rsid w:val="00EA4885"/>
    <w:rsid w:val="00EA7982"/>
    <w:rsid w:val="00EB1144"/>
    <w:rsid w:val="00EC35AA"/>
    <w:rsid w:val="00EC6CFA"/>
    <w:rsid w:val="00ED79D6"/>
    <w:rsid w:val="00EE50F6"/>
    <w:rsid w:val="00EF2ACA"/>
    <w:rsid w:val="00F009F9"/>
    <w:rsid w:val="00F013A5"/>
    <w:rsid w:val="00F10E99"/>
    <w:rsid w:val="00F112ED"/>
    <w:rsid w:val="00F26FDA"/>
    <w:rsid w:val="00F37E0E"/>
    <w:rsid w:val="00F41C2B"/>
    <w:rsid w:val="00F42A24"/>
    <w:rsid w:val="00F451D4"/>
    <w:rsid w:val="00F50DA1"/>
    <w:rsid w:val="00F54BB0"/>
    <w:rsid w:val="00F6731E"/>
    <w:rsid w:val="00F74846"/>
    <w:rsid w:val="00F858EC"/>
    <w:rsid w:val="00F94D44"/>
    <w:rsid w:val="00FA2140"/>
    <w:rsid w:val="00FA42C2"/>
    <w:rsid w:val="00FA6F4C"/>
    <w:rsid w:val="00FB64CD"/>
    <w:rsid w:val="00FB6C1E"/>
    <w:rsid w:val="00FC170C"/>
    <w:rsid w:val="00FC7146"/>
    <w:rsid w:val="00FD49A1"/>
    <w:rsid w:val="00FE3C2E"/>
    <w:rsid w:val="00FE5555"/>
    <w:rsid w:val="00FE71D2"/>
    <w:rsid w:val="00FE7693"/>
    <w:rsid w:val="00FF1E44"/>
    <w:rsid w:val="00FF373A"/>
    <w:rsid w:val="00FF4C09"/>
    <w:rsid w:val="016EC301"/>
    <w:rsid w:val="0308FAFE"/>
    <w:rsid w:val="0495F2D5"/>
    <w:rsid w:val="10BD8AA6"/>
    <w:rsid w:val="11C73A7D"/>
    <w:rsid w:val="16AF13B2"/>
    <w:rsid w:val="203FE2BF"/>
    <w:rsid w:val="22C3E109"/>
    <w:rsid w:val="241DFACF"/>
    <w:rsid w:val="2656E7DC"/>
    <w:rsid w:val="26CDCEC0"/>
    <w:rsid w:val="27B1381A"/>
    <w:rsid w:val="28FB6C03"/>
    <w:rsid w:val="2927C7CA"/>
    <w:rsid w:val="2CC009C0"/>
    <w:rsid w:val="2CEA61C9"/>
    <w:rsid w:val="2F68A845"/>
    <w:rsid w:val="30B201C9"/>
    <w:rsid w:val="30D907C8"/>
    <w:rsid w:val="3223C949"/>
    <w:rsid w:val="32EE2D43"/>
    <w:rsid w:val="338F1268"/>
    <w:rsid w:val="35A5FA35"/>
    <w:rsid w:val="35A97ABC"/>
    <w:rsid w:val="375BC60C"/>
    <w:rsid w:val="3851F2A4"/>
    <w:rsid w:val="3E42CD1C"/>
    <w:rsid w:val="40D8F14C"/>
    <w:rsid w:val="40EF5635"/>
    <w:rsid w:val="4278755F"/>
    <w:rsid w:val="442A0AD6"/>
    <w:rsid w:val="4461DEBF"/>
    <w:rsid w:val="4A9D74A5"/>
    <w:rsid w:val="4BB18ADE"/>
    <w:rsid w:val="4C0B8097"/>
    <w:rsid w:val="4C872375"/>
    <w:rsid w:val="4F2365D9"/>
    <w:rsid w:val="4FD49E55"/>
    <w:rsid w:val="515CC08A"/>
    <w:rsid w:val="56BE6421"/>
    <w:rsid w:val="5C35F216"/>
    <w:rsid w:val="62139015"/>
    <w:rsid w:val="6772A3B1"/>
    <w:rsid w:val="6A05787D"/>
    <w:rsid w:val="6BA99ABC"/>
    <w:rsid w:val="6D26811C"/>
    <w:rsid w:val="72732E5D"/>
    <w:rsid w:val="73D4991B"/>
    <w:rsid w:val="746DF5F6"/>
    <w:rsid w:val="7791D014"/>
    <w:rsid w:val="781C8414"/>
    <w:rsid w:val="795D84C0"/>
    <w:rsid w:val="7B7157C7"/>
    <w:rsid w:val="7B8ED8DE"/>
    <w:rsid w:val="7E0EE9DA"/>
  </w:rsids>
  <m:mathPr>
    <m:mathFont m:val="Cambria Math"/>
    <m:brkBin m:val="before"/>
    <m:brkBinSub m:val="--"/>
    <m:smallFrac m:val="0"/>
    <m:dispDef/>
    <m:lMargin m:val="0"/>
    <m:rMargin m:val="0"/>
    <m:defJc m:val="centerGroup"/>
    <m:wrapIndent m:val="1440"/>
    <m:intLim m:val="subSup"/>
    <m:naryLim m:val="undOvr"/>
  </m:mathPr>
  <w:themeFontLang w:val="en-C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ACB3"/>
  <w15:chartTrackingRefBased/>
  <w15:docId w15:val="{1D306A1E-DC64-EE4A-BD18-23865236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E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C4767"/>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AU" w:eastAsia="en-US"/>
    </w:rPr>
  </w:style>
  <w:style w:type="paragraph" w:styleId="Heading2">
    <w:name w:val="heading 2"/>
    <w:basedOn w:val="Normal"/>
    <w:next w:val="Normal"/>
    <w:link w:val="Heading2Char"/>
    <w:uiPriority w:val="9"/>
    <w:unhideWhenUsed/>
    <w:qFormat/>
    <w:rsid w:val="00CC4767"/>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AU" w:eastAsia="en-US"/>
    </w:rPr>
  </w:style>
  <w:style w:type="paragraph" w:styleId="Heading3">
    <w:name w:val="heading 3"/>
    <w:basedOn w:val="Normal"/>
    <w:next w:val="Normal"/>
    <w:link w:val="Heading3Char"/>
    <w:uiPriority w:val="9"/>
    <w:semiHidden/>
    <w:unhideWhenUsed/>
    <w:qFormat/>
    <w:rsid w:val="00CC4767"/>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AU" w:eastAsia="en-US"/>
    </w:rPr>
  </w:style>
  <w:style w:type="paragraph" w:styleId="Heading4">
    <w:name w:val="heading 4"/>
    <w:basedOn w:val="Normal"/>
    <w:next w:val="Normal"/>
    <w:link w:val="Heading4Char"/>
    <w:uiPriority w:val="9"/>
    <w:semiHidden/>
    <w:unhideWhenUsed/>
    <w:qFormat/>
    <w:rsid w:val="00CC4767"/>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n-AU" w:eastAsia="en-US"/>
    </w:rPr>
  </w:style>
  <w:style w:type="paragraph" w:styleId="Heading5">
    <w:name w:val="heading 5"/>
    <w:basedOn w:val="Normal"/>
    <w:next w:val="Normal"/>
    <w:link w:val="Heading5Char"/>
    <w:uiPriority w:val="9"/>
    <w:semiHidden/>
    <w:unhideWhenUsed/>
    <w:qFormat/>
    <w:rsid w:val="00CC4767"/>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n-AU" w:eastAsia="en-US"/>
    </w:rPr>
  </w:style>
  <w:style w:type="paragraph" w:styleId="Heading6">
    <w:name w:val="heading 6"/>
    <w:basedOn w:val="Normal"/>
    <w:next w:val="Normal"/>
    <w:link w:val="Heading6Char"/>
    <w:uiPriority w:val="9"/>
    <w:semiHidden/>
    <w:unhideWhenUsed/>
    <w:qFormat/>
    <w:rsid w:val="00CC4767"/>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en-AU" w:eastAsia="en-US"/>
    </w:rPr>
  </w:style>
  <w:style w:type="paragraph" w:styleId="Heading7">
    <w:name w:val="heading 7"/>
    <w:basedOn w:val="Normal"/>
    <w:next w:val="Normal"/>
    <w:link w:val="Heading7Char"/>
    <w:uiPriority w:val="9"/>
    <w:semiHidden/>
    <w:unhideWhenUsed/>
    <w:qFormat/>
    <w:rsid w:val="00CC4767"/>
    <w:pPr>
      <w:keepNext/>
      <w:keepLines/>
      <w:spacing w:before="40" w:line="259" w:lineRule="auto"/>
      <w:outlineLvl w:val="6"/>
    </w:pPr>
    <w:rPr>
      <w:rFonts w:asciiTheme="minorHAnsi" w:eastAsiaTheme="majorEastAsia" w:hAnsiTheme="minorHAnsi" w:cstheme="majorBidi"/>
      <w:color w:val="595959" w:themeColor="text1" w:themeTint="A6"/>
      <w:sz w:val="22"/>
      <w:szCs w:val="22"/>
      <w:lang w:val="en-AU" w:eastAsia="en-US"/>
    </w:rPr>
  </w:style>
  <w:style w:type="paragraph" w:styleId="Heading8">
    <w:name w:val="heading 8"/>
    <w:basedOn w:val="Normal"/>
    <w:next w:val="Normal"/>
    <w:link w:val="Heading8Char"/>
    <w:uiPriority w:val="9"/>
    <w:semiHidden/>
    <w:unhideWhenUsed/>
    <w:qFormat/>
    <w:rsid w:val="00CC4767"/>
    <w:pPr>
      <w:keepNext/>
      <w:keepLines/>
      <w:spacing w:line="259" w:lineRule="auto"/>
      <w:outlineLvl w:val="7"/>
    </w:pPr>
    <w:rPr>
      <w:rFonts w:asciiTheme="minorHAnsi" w:eastAsiaTheme="majorEastAsia" w:hAnsiTheme="minorHAnsi" w:cstheme="majorBidi"/>
      <w:i/>
      <w:iCs/>
      <w:color w:val="272727" w:themeColor="text1" w:themeTint="D8"/>
      <w:sz w:val="22"/>
      <w:szCs w:val="22"/>
      <w:lang w:val="en-AU" w:eastAsia="en-US"/>
    </w:rPr>
  </w:style>
  <w:style w:type="paragraph" w:styleId="Heading9">
    <w:name w:val="heading 9"/>
    <w:basedOn w:val="Normal"/>
    <w:next w:val="Normal"/>
    <w:link w:val="Heading9Char"/>
    <w:uiPriority w:val="9"/>
    <w:semiHidden/>
    <w:unhideWhenUsed/>
    <w:qFormat/>
    <w:rsid w:val="00CC4767"/>
    <w:pPr>
      <w:keepNext/>
      <w:keepLines/>
      <w:spacing w:line="259" w:lineRule="auto"/>
      <w:outlineLvl w:val="8"/>
    </w:pPr>
    <w:rPr>
      <w:rFonts w:asciiTheme="minorHAnsi" w:eastAsiaTheme="majorEastAsia" w:hAnsiTheme="minorHAnsi" w:cstheme="majorBidi"/>
      <w:color w:val="272727" w:themeColor="text1" w:themeTint="D8"/>
      <w:sz w:val="22"/>
      <w:szCs w:val="22"/>
      <w:lang w:val="en-AU"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767"/>
    <w:rPr>
      <w:rFonts w:eastAsiaTheme="majorEastAsia" w:cstheme="majorBidi"/>
      <w:color w:val="272727" w:themeColor="text1" w:themeTint="D8"/>
    </w:rPr>
  </w:style>
  <w:style w:type="paragraph" w:styleId="Title">
    <w:name w:val="Title"/>
    <w:basedOn w:val="Normal"/>
    <w:next w:val="Normal"/>
    <w:link w:val="TitleChar"/>
    <w:uiPriority w:val="10"/>
    <w:qFormat/>
    <w:rsid w:val="00CC4767"/>
    <w:pPr>
      <w:spacing w:after="80"/>
      <w:contextualSpacing/>
    </w:pPr>
    <w:rPr>
      <w:rFonts w:asciiTheme="majorHAnsi" w:eastAsiaTheme="majorEastAsia" w:hAnsiTheme="majorHAnsi" w:cstheme="majorBidi"/>
      <w:spacing w:val="-10"/>
      <w:kern w:val="28"/>
      <w:sz w:val="56"/>
      <w:szCs w:val="56"/>
      <w:lang w:val="en-AU" w:eastAsia="en-US"/>
    </w:rPr>
  </w:style>
  <w:style w:type="character" w:customStyle="1" w:styleId="TitleChar">
    <w:name w:val="Title Char"/>
    <w:basedOn w:val="DefaultParagraphFont"/>
    <w:link w:val="Title"/>
    <w:uiPriority w:val="10"/>
    <w:rsid w:val="00CC4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767"/>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AU" w:eastAsia="en-US"/>
    </w:rPr>
  </w:style>
  <w:style w:type="character" w:customStyle="1" w:styleId="SubtitleChar">
    <w:name w:val="Subtitle Char"/>
    <w:basedOn w:val="DefaultParagraphFont"/>
    <w:link w:val="Subtitle"/>
    <w:uiPriority w:val="11"/>
    <w:rsid w:val="00CC4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767"/>
    <w:pPr>
      <w:spacing w:before="160" w:after="160" w:line="259" w:lineRule="auto"/>
      <w:jc w:val="center"/>
    </w:pPr>
    <w:rPr>
      <w:rFonts w:asciiTheme="minorHAnsi" w:eastAsiaTheme="minorEastAsia" w:hAnsiTheme="minorHAnsi" w:cstheme="minorBidi"/>
      <w:i/>
      <w:iCs/>
      <w:color w:val="404040" w:themeColor="text1" w:themeTint="BF"/>
      <w:sz w:val="22"/>
      <w:szCs w:val="22"/>
      <w:lang w:val="en-AU" w:eastAsia="en-US"/>
    </w:rPr>
  </w:style>
  <w:style w:type="character" w:customStyle="1" w:styleId="QuoteChar">
    <w:name w:val="Quote Char"/>
    <w:basedOn w:val="DefaultParagraphFont"/>
    <w:link w:val="Quote"/>
    <w:uiPriority w:val="29"/>
    <w:rsid w:val="00CC4767"/>
    <w:rPr>
      <w:i/>
      <w:iCs/>
      <w:color w:val="404040" w:themeColor="text1" w:themeTint="BF"/>
    </w:rPr>
  </w:style>
  <w:style w:type="paragraph" w:styleId="ListParagraph">
    <w:name w:val="List Paragraph"/>
    <w:basedOn w:val="Normal"/>
    <w:uiPriority w:val="34"/>
    <w:qFormat/>
    <w:rsid w:val="00CC4767"/>
    <w:pPr>
      <w:spacing w:after="160" w:line="259" w:lineRule="auto"/>
      <w:ind w:left="720"/>
      <w:contextualSpacing/>
    </w:pPr>
    <w:rPr>
      <w:rFonts w:asciiTheme="minorHAnsi" w:eastAsiaTheme="minorEastAsia" w:hAnsiTheme="minorHAnsi" w:cstheme="minorBidi"/>
      <w:sz w:val="22"/>
      <w:szCs w:val="22"/>
      <w:lang w:val="en-AU" w:eastAsia="en-US"/>
    </w:rPr>
  </w:style>
  <w:style w:type="character" w:styleId="IntenseEmphasis">
    <w:name w:val="Intense Emphasis"/>
    <w:basedOn w:val="DefaultParagraphFont"/>
    <w:uiPriority w:val="21"/>
    <w:qFormat/>
    <w:rsid w:val="00CC4767"/>
    <w:rPr>
      <w:i/>
      <w:iCs/>
      <w:color w:val="0F4761" w:themeColor="accent1" w:themeShade="BF"/>
    </w:rPr>
  </w:style>
  <w:style w:type="paragraph" w:styleId="IntenseQuote">
    <w:name w:val="Intense Quote"/>
    <w:basedOn w:val="Normal"/>
    <w:next w:val="Normal"/>
    <w:link w:val="IntenseQuoteChar"/>
    <w:uiPriority w:val="30"/>
    <w:qFormat/>
    <w:rsid w:val="00CC476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sz w:val="22"/>
      <w:szCs w:val="22"/>
      <w:lang w:val="en-AU" w:eastAsia="en-US"/>
    </w:rPr>
  </w:style>
  <w:style w:type="character" w:customStyle="1" w:styleId="IntenseQuoteChar">
    <w:name w:val="Intense Quote Char"/>
    <w:basedOn w:val="DefaultParagraphFont"/>
    <w:link w:val="IntenseQuote"/>
    <w:uiPriority w:val="30"/>
    <w:rsid w:val="00CC4767"/>
    <w:rPr>
      <w:i/>
      <w:iCs/>
      <w:color w:val="0F4761" w:themeColor="accent1" w:themeShade="BF"/>
    </w:rPr>
  </w:style>
  <w:style w:type="character" w:styleId="IntenseReference">
    <w:name w:val="Intense Reference"/>
    <w:basedOn w:val="DefaultParagraphFont"/>
    <w:uiPriority w:val="32"/>
    <w:qFormat/>
    <w:rsid w:val="00CC4767"/>
    <w:rPr>
      <w:b/>
      <w:bCs/>
      <w:smallCaps/>
      <w:color w:val="0F4761" w:themeColor="accent1" w:themeShade="BF"/>
      <w:spacing w:val="5"/>
    </w:rPr>
  </w:style>
  <w:style w:type="character" w:styleId="CommentReference">
    <w:name w:val="annotation reference"/>
    <w:basedOn w:val="DefaultParagraphFont"/>
    <w:uiPriority w:val="99"/>
    <w:semiHidden/>
    <w:unhideWhenUsed/>
    <w:rsid w:val="00CC4767"/>
    <w:rPr>
      <w:sz w:val="16"/>
      <w:szCs w:val="16"/>
    </w:rPr>
  </w:style>
  <w:style w:type="paragraph" w:customStyle="1" w:styleId="EndNoteBibliographyTitle">
    <w:name w:val="EndNote Bibliography Title"/>
    <w:basedOn w:val="Normal"/>
    <w:link w:val="EndNoteBibliographyTitleChar"/>
    <w:rsid w:val="00643915"/>
    <w:pPr>
      <w:spacing w:line="259" w:lineRule="auto"/>
      <w:jc w:val="center"/>
    </w:pPr>
    <w:rPr>
      <w:rFonts w:ascii="Aptos" w:eastAsiaTheme="minorEastAsia" w:hAnsi="Aptos" w:cstheme="minorBidi"/>
      <w:sz w:val="22"/>
      <w:szCs w:val="22"/>
      <w:lang w:eastAsia="en-US"/>
    </w:rPr>
  </w:style>
  <w:style w:type="character" w:customStyle="1" w:styleId="EndNoteBibliographyTitleChar">
    <w:name w:val="EndNote Bibliography Title Char"/>
    <w:basedOn w:val="DefaultParagraphFont"/>
    <w:link w:val="EndNoteBibliographyTitle"/>
    <w:rsid w:val="00643915"/>
    <w:rPr>
      <w:rFonts w:ascii="Aptos" w:hAnsi="Aptos"/>
      <w:kern w:val="0"/>
      <w:sz w:val="22"/>
      <w:szCs w:val="22"/>
      <w:lang w:eastAsia="en-US"/>
      <w14:ligatures w14:val="none"/>
    </w:rPr>
  </w:style>
  <w:style w:type="paragraph" w:customStyle="1" w:styleId="EndNoteBibliography">
    <w:name w:val="EndNote Bibliography"/>
    <w:basedOn w:val="Normal"/>
    <w:link w:val="EndNoteBibliographyChar"/>
    <w:rsid w:val="00643915"/>
    <w:pPr>
      <w:spacing w:after="160"/>
    </w:pPr>
    <w:rPr>
      <w:rFonts w:ascii="Aptos" w:eastAsiaTheme="minorEastAsia" w:hAnsi="Aptos" w:cstheme="minorBidi"/>
      <w:sz w:val="22"/>
      <w:szCs w:val="22"/>
      <w:lang w:eastAsia="en-US"/>
    </w:rPr>
  </w:style>
  <w:style w:type="character" w:customStyle="1" w:styleId="EndNoteBibliographyChar">
    <w:name w:val="EndNote Bibliography Char"/>
    <w:basedOn w:val="DefaultParagraphFont"/>
    <w:link w:val="EndNoteBibliography"/>
    <w:rsid w:val="00643915"/>
    <w:rPr>
      <w:rFonts w:ascii="Aptos" w:hAnsi="Aptos"/>
      <w:kern w:val="0"/>
      <w:sz w:val="22"/>
      <w:szCs w:val="22"/>
      <w:lang w:eastAsia="en-US"/>
      <w14:ligatures w14:val="none"/>
    </w:rPr>
  </w:style>
  <w:style w:type="character" w:styleId="PlaceholderText">
    <w:name w:val="Placeholder Text"/>
    <w:basedOn w:val="DefaultParagraphFont"/>
    <w:uiPriority w:val="99"/>
    <w:semiHidden/>
    <w:rsid w:val="00643915"/>
    <w:rPr>
      <w:color w:val="666666"/>
    </w:rPr>
  </w:style>
  <w:style w:type="character" w:styleId="Hyperlink">
    <w:name w:val="Hyperlink"/>
    <w:basedOn w:val="DefaultParagraphFont"/>
    <w:uiPriority w:val="99"/>
    <w:unhideWhenUsed/>
    <w:rsid w:val="00643915"/>
    <w:rPr>
      <w:color w:val="467886" w:themeColor="hyperlink"/>
      <w:u w:val="single"/>
    </w:rPr>
  </w:style>
  <w:style w:type="character" w:styleId="UnresolvedMention">
    <w:name w:val="Unresolved Mention"/>
    <w:basedOn w:val="DefaultParagraphFont"/>
    <w:uiPriority w:val="99"/>
    <w:semiHidden/>
    <w:unhideWhenUsed/>
    <w:rsid w:val="00643915"/>
    <w:rPr>
      <w:color w:val="605E5C"/>
      <w:shd w:val="clear" w:color="auto" w:fill="E1DFDD"/>
    </w:rPr>
  </w:style>
  <w:style w:type="paragraph" w:styleId="CommentText">
    <w:name w:val="annotation text"/>
    <w:basedOn w:val="Normal"/>
    <w:link w:val="CommentTextChar"/>
    <w:uiPriority w:val="99"/>
    <w:semiHidden/>
    <w:unhideWhenUsed/>
    <w:rsid w:val="00655456"/>
    <w:pPr>
      <w:spacing w:after="160"/>
    </w:pPr>
    <w:rPr>
      <w:rFonts w:asciiTheme="minorHAnsi" w:eastAsiaTheme="minorEastAsia" w:hAnsiTheme="minorHAnsi" w:cstheme="minorBidi"/>
      <w:sz w:val="20"/>
      <w:szCs w:val="20"/>
      <w:lang w:val="en-AU" w:eastAsia="en-US"/>
    </w:rPr>
  </w:style>
  <w:style w:type="character" w:customStyle="1" w:styleId="CommentTextChar">
    <w:name w:val="Comment Text Char"/>
    <w:basedOn w:val="DefaultParagraphFont"/>
    <w:link w:val="CommentText"/>
    <w:uiPriority w:val="99"/>
    <w:semiHidden/>
    <w:rsid w:val="00655456"/>
    <w:rPr>
      <w:kern w:val="0"/>
      <w:sz w:val="20"/>
      <w:szCs w:val="20"/>
      <w:lang w:val="en-AU" w:eastAsia="en-US"/>
      <w14:ligatures w14:val="none"/>
    </w:rPr>
  </w:style>
  <w:style w:type="paragraph" w:styleId="CommentSubject">
    <w:name w:val="annotation subject"/>
    <w:basedOn w:val="CommentText"/>
    <w:next w:val="CommentText"/>
    <w:link w:val="CommentSubjectChar"/>
    <w:uiPriority w:val="99"/>
    <w:semiHidden/>
    <w:unhideWhenUsed/>
    <w:rsid w:val="00655456"/>
    <w:rPr>
      <w:b/>
      <w:bCs/>
    </w:rPr>
  </w:style>
  <w:style w:type="character" w:customStyle="1" w:styleId="CommentSubjectChar">
    <w:name w:val="Comment Subject Char"/>
    <w:basedOn w:val="CommentTextChar"/>
    <w:link w:val="CommentSubject"/>
    <w:uiPriority w:val="99"/>
    <w:semiHidden/>
    <w:rsid w:val="00655456"/>
    <w:rPr>
      <w:b/>
      <w:bCs/>
      <w:kern w:val="0"/>
      <w:sz w:val="20"/>
      <w:szCs w:val="20"/>
      <w:lang w:val="en-AU" w:eastAsia="en-US"/>
      <w14:ligatures w14:val="none"/>
    </w:rPr>
  </w:style>
  <w:style w:type="paragraph" w:customStyle="1" w:styleId="paragraph">
    <w:name w:val="paragraph"/>
    <w:basedOn w:val="Normal"/>
    <w:rsid w:val="00007FDE"/>
    <w:pPr>
      <w:spacing w:before="100" w:beforeAutospacing="1" w:after="100" w:afterAutospacing="1"/>
    </w:pPr>
  </w:style>
  <w:style w:type="character" w:customStyle="1" w:styleId="normaltextrun">
    <w:name w:val="normaltextrun"/>
    <w:basedOn w:val="DefaultParagraphFont"/>
    <w:rsid w:val="00007FDE"/>
  </w:style>
  <w:style w:type="character" w:customStyle="1" w:styleId="eop">
    <w:name w:val="eop"/>
    <w:basedOn w:val="DefaultParagraphFont"/>
    <w:rsid w:val="00007FDE"/>
  </w:style>
  <w:style w:type="character" w:customStyle="1" w:styleId="scxw217971232">
    <w:name w:val="scxw217971232"/>
    <w:basedOn w:val="DefaultParagraphFont"/>
    <w:rsid w:val="00007FDE"/>
  </w:style>
  <w:style w:type="character" w:customStyle="1" w:styleId="contentcontrolboundarysink">
    <w:name w:val="contentcontrolboundarysink"/>
    <w:basedOn w:val="DefaultParagraphFont"/>
    <w:rsid w:val="00007FDE"/>
  </w:style>
  <w:style w:type="character" w:customStyle="1" w:styleId="tabchar">
    <w:name w:val="tabchar"/>
    <w:basedOn w:val="DefaultParagraphFont"/>
    <w:rsid w:val="00007FDE"/>
  </w:style>
  <w:style w:type="paragraph" w:styleId="Revision">
    <w:name w:val="Revision"/>
    <w:hidden/>
    <w:uiPriority w:val="99"/>
    <w:semiHidden/>
    <w:rsid w:val="0016382B"/>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standards/classifications/international-classification-of-functioning-disability-and-healt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FC71477-4359-BA45-A476-8B346CE87165}"/>
      </w:docPartPr>
      <w:docPartBody>
        <w:p w:rsidR="00F86104" w:rsidRDefault="00EB1144">
          <w:r w:rsidRPr="00C015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44"/>
    <w:rsid w:val="000A22C3"/>
    <w:rsid w:val="001306EE"/>
    <w:rsid w:val="00170A9E"/>
    <w:rsid w:val="00217CBC"/>
    <w:rsid w:val="0025457E"/>
    <w:rsid w:val="0035056D"/>
    <w:rsid w:val="0036533B"/>
    <w:rsid w:val="003968EA"/>
    <w:rsid w:val="003A6729"/>
    <w:rsid w:val="0054343A"/>
    <w:rsid w:val="00605871"/>
    <w:rsid w:val="00687683"/>
    <w:rsid w:val="0069293D"/>
    <w:rsid w:val="007B4400"/>
    <w:rsid w:val="00896E16"/>
    <w:rsid w:val="00933AD3"/>
    <w:rsid w:val="00A14AED"/>
    <w:rsid w:val="00A27AC5"/>
    <w:rsid w:val="00A4795D"/>
    <w:rsid w:val="00AF1ABB"/>
    <w:rsid w:val="00B425C6"/>
    <w:rsid w:val="00B61F9E"/>
    <w:rsid w:val="00BB4D08"/>
    <w:rsid w:val="00C22900"/>
    <w:rsid w:val="00C95196"/>
    <w:rsid w:val="00C95818"/>
    <w:rsid w:val="00CB1C83"/>
    <w:rsid w:val="00EB1144"/>
    <w:rsid w:val="00F86104"/>
    <w:rsid w:val="00FA6666"/>
  </w:rsids>
  <m:mathPr>
    <m:mathFont m:val="Cambria Math"/>
    <m:brkBin m:val="before"/>
    <m:brkBinSub m:val="--"/>
    <m:smallFrac m:val="0"/>
    <m:dispDef/>
    <m:lMargin m:val="0"/>
    <m:rMargin m:val="0"/>
    <m:defJc m:val="centerGroup"/>
    <m:wrapIndent m:val="1440"/>
    <m:intLim m:val="subSup"/>
    <m:naryLim m:val="undOvr"/>
  </m:mathPr>
  <w:themeFontLang w:val="en-CN"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1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4695</Words>
  <Characters>30941</Characters>
  <Application>Microsoft Office Word</Application>
  <DocSecurity>0</DocSecurity>
  <Lines>966</Lines>
  <Paragraphs>556</Paragraphs>
  <ScaleCrop>false</ScaleCrop>
  <Company/>
  <LinksUpToDate>false</LinksUpToDate>
  <CharactersWithSpaces>35080</CharactersWithSpaces>
  <SharedDoc>false</SharedDoc>
  <HLinks>
    <vt:vector size="6" baseType="variant">
      <vt:variant>
        <vt:i4>8061048</vt:i4>
      </vt:variant>
      <vt:variant>
        <vt:i4>87</vt:i4>
      </vt:variant>
      <vt:variant>
        <vt:i4>0</vt:i4>
      </vt:variant>
      <vt:variant>
        <vt:i4>5</vt:i4>
      </vt:variant>
      <vt:variant>
        <vt:lpwstr>https://www.who.int/standards/classifications/international-classification-of-functioning-disability-and-health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Christelle Xiong</dc:creator>
  <cp:keywords/>
  <dc:description/>
  <cp:lastModifiedBy>Christelle Xiong</cp:lastModifiedBy>
  <cp:revision>3</cp:revision>
  <dcterms:created xsi:type="dcterms:W3CDTF">2026-03-16T22:54:00Z</dcterms:created>
  <dcterms:modified xsi:type="dcterms:W3CDTF">2026-03-16T22:54:00Z</dcterms:modified>
</cp:coreProperties>
</file>